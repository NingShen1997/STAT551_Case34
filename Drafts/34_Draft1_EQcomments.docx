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08F997" w14:textId="77777777" w:rsidR="00870F73" w:rsidRDefault="00FC4FEA">
      <w:pPr>
        <w:spacing w:after="0" w:line="259" w:lineRule="auto"/>
        <w:ind w:left="0" w:firstLine="0"/>
        <w:jc w:val="center"/>
      </w:pPr>
      <w:r>
        <w:rPr>
          <w:b/>
          <w:sz w:val="34"/>
        </w:rPr>
        <w:t xml:space="preserve">Statistical Consulting </w:t>
      </w:r>
      <w:commentRangeStart w:id="0"/>
      <w:r>
        <w:rPr>
          <w:b/>
          <w:sz w:val="34"/>
        </w:rPr>
        <w:t>Report</w:t>
      </w:r>
      <w:commentRangeEnd w:id="0"/>
      <w:r w:rsidR="00572185">
        <w:rPr>
          <w:rStyle w:val="CommentReference"/>
        </w:rPr>
        <w:commentReference w:id="0"/>
      </w:r>
    </w:p>
    <w:p w14:paraId="705BC7D4" w14:textId="77777777" w:rsidR="00870F73" w:rsidRDefault="00FC4FEA">
      <w:pPr>
        <w:spacing w:after="482"/>
        <w:jc w:val="center"/>
      </w:pPr>
      <w:r>
        <w:rPr>
          <w:sz w:val="24"/>
        </w:rPr>
        <w:t>Restricted Entry: Is bias limiting Sikhs’ access to mental health services?</w:t>
      </w:r>
    </w:p>
    <w:p w14:paraId="0C0E1624" w14:textId="77777777" w:rsidR="00870F73" w:rsidRDefault="00FC4FEA">
      <w:pPr>
        <w:spacing w:after="27"/>
        <w:jc w:val="center"/>
      </w:pPr>
      <w:r>
        <w:rPr>
          <w:sz w:val="24"/>
        </w:rPr>
        <w:t>Consultant: Ning Shen</w:t>
      </w:r>
    </w:p>
    <w:p w14:paraId="13741BF4" w14:textId="77777777" w:rsidR="00870F73" w:rsidRDefault="00FC4FEA">
      <w:pPr>
        <w:spacing w:after="482"/>
        <w:jc w:val="center"/>
      </w:pPr>
      <w:r>
        <w:rPr>
          <w:sz w:val="24"/>
        </w:rPr>
        <w:t>Clients: Maria Stahre, Rajeena Kumar</w:t>
      </w:r>
    </w:p>
    <w:p w14:paraId="68610DF2" w14:textId="77777777" w:rsidR="00870F73" w:rsidRDefault="00FC4FEA">
      <w:pPr>
        <w:pStyle w:val="Heading1"/>
        <w:numPr>
          <w:ilvl w:val="0"/>
          <w:numId w:val="0"/>
        </w:numPr>
        <w:spacing w:after="212"/>
        <w:ind w:left="10" w:right="949"/>
        <w:jc w:val="center"/>
      </w:pPr>
      <w:r>
        <w:rPr>
          <w:sz w:val="20"/>
        </w:rPr>
        <w:t>Abstract</w:t>
      </w:r>
    </w:p>
    <w:p w14:paraId="6E60E07E" w14:textId="67E0B289" w:rsidR="00870F73" w:rsidRDefault="00FC4FEA">
      <w:pPr>
        <w:spacing w:after="634" w:line="296" w:lineRule="auto"/>
        <w:ind w:left="545" w:right="1494" w:firstLine="299"/>
      </w:pPr>
      <w:r>
        <w:rPr>
          <w:sz w:val="20"/>
        </w:rPr>
        <w:t xml:space="preserve">Studies have shown that </w:t>
      </w:r>
      <w:ins w:id="1" w:author="Hongxing Qi" w:date="2020-11-19T13:23:00Z">
        <w:r w:rsidR="009C6D3D">
          <w:rPr>
            <w:sz w:val="20"/>
          </w:rPr>
          <w:t>in North Americ</w:t>
        </w:r>
      </w:ins>
      <w:ins w:id="2" w:author="Hongxing Qi" w:date="2020-11-19T13:24:00Z">
        <w:r w:rsidR="009C6D3D">
          <w:rPr>
            <w:sz w:val="20"/>
          </w:rPr>
          <w:t xml:space="preserve">a </w:t>
        </w:r>
      </w:ins>
      <w:r>
        <w:rPr>
          <w:sz w:val="20"/>
        </w:rPr>
        <w:t xml:space="preserve">Racial/Ethnic (RE) </w:t>
      </w:r>
      <w:commentRangeStart w:id="3"/>
      <w:commentRangeStart w:id="4"/>
      <w:r>
        <w:rPr>
          <w:sz w:val="20"/>
        </w:rPr>
        <w:t xml:space="preserve">disparities </w:t>
      </w:r>
      <w:ins w:id="5" w:author="Hongxing Qi" w:date="2020-11-19T10:55:00Z">
        <w:r w:rsidR="004C3C3E">
          <w:rPr>
            <w:sz w:val="20"/>
          </w:rPr>
          <w:t xml:space="preserve"> </w:t>
        </w:r>
      </w:ins>
      <w:commentRangeEnd w:id="3"/>
      <w:ins w:id="6" w:author="Hongxing Qi" w:date="2020-11-19T14:17:00Z">
        <w:r w:rsidR="00793102">
          <w:rPr>
            <w:rStyle w:val="CommentReference"/>
          </w:rPr>
          <w:commentReference w:id="3"/>
        </w:r>
      </w:ins>
      <w:ins w:id="7" w:author="Hongxing Qi" w:date="2020-11-19T10:55:00Z">
        <w:r w:rsidR="004C3C3E">
          <w:rPr>
            <w:sz w:val="20"/>
          </w:rPr>
          <w:t xml:space="preserve">exist among social service providers </w:t>
        </w:r>
      </w:ins>
      <w:ins w:id="8" w:author="Hongxing Qi" w:date="2020-11-19T10:56:00Z">
        <w:r w:rsidR="004C3C3E">
          <w:rPr>
            <w:sz w:val="20"/>
          </w:rPr>
          <w:t xml:space="preserve">when </w:t>
        </w:r>
      </w:ins>
      <w:ins w:id="9" w:author="Hongxing Qi" w:date="2020-11-19T09:27:00Z">
        <w:r w:rsidR="004F3B4E">
          <w:rPr>
            <w:sz w:val="20"/>
          </w:rPr>
          <w:t xml:space="preserve">providing social services </w:t>
        </w:r>
      </w:ins>
      <w:r>
        <w:rPr>
          <w:sz w:val="20"/>
        </w:rPr>
        <w:t xml:space="preserve">to minority groups </w:t>
      </w:r>
      <w:del w:id="10" w:author="Hongxing Qi" w:date="2020-11-19T09:27:00Z">
        <w:r w:rsidDel="004F3B4E">
          <w:rPr>
            <w:sz w:val="20"/>
          </w:rPr>
          <w:delText>exist among social service providers</w:delText>
        </w:r>
      </w:del>
      <w:commentRangeEnd w:id="4"/>
      <w:r w:rsidR="00B476E1">
        <w:rPr>
          <w:rStyle w:val="CommentReference"/>
        </w:rPr>
        <w:commentReference w:id="4"/>
      </w:r>
      <w:r>
        <w:rPr>
          <w:sz w:val="20"/>
        </w:rPr>
        <w:t xml:space="preserve"> </w:t>
      </w:r>
      <w:del w:id="11" w:author="Hongxing Qi" w:date="2020-11-19T13:24:00Z">
        <w:r w:rsidDel="009C6D3D">
          <w:rPr>
            <w:sz w:val="20"/>
          </w:rPr>
          <w:delText>in North America</w:delText>
        </w:r>
      </w:del>
      <w:r>
        <w:rPr>
          <w:sz w:val="20"/>
        </w:rPr>
        <w:t xml:space="preserve"> [2, 3]. Researchers </w:t>
      </w:r>
      <w:ins w:id="12" w:author="Hongxing Qi" w:date="2020-11-19T09:26:00Z">
        <w:r w:rsidR="004F3B4E">
          <w:rPr>
            <w:sz w:val="20"/>
          </w:rPr>
          <w:t xml:space="preserve">of </w:t>
        </w:r>
      </w:ins>
      <w:del w:id="13" w:author="Hongxing Qi" w:date="2020-11-19T09:26:00Z">
        <w:r w:rsidDel="004F3B4E">
          <w:rPr>
            <w:sz w:val="20"/>
          </w:rPr>
          <w:delText xml:space="preserve">from </w:delText>
        </w:r>
      </w:del>
      <w:r>
        <w:rPr>
          <w:sz w:val="20"/>
        </w:rPr>
        <w:t xml:space="preserve">this </w:t>
      </w:r>
      <w:del w:id="14" w:author="Hongxing Qi" w:date="2020-11-19T09:26:00Z">
        <w:r w:rsidDel="004F3B4E">
          <w:rPr>
            <w:sz w:val="20"/>
          </w:rPr>
          <w:delText>present</w:delText>
        </w:r>
      </w:del>
      <w:r>
        <w:rPr>
          <w:sz w:val="20"/>
        </w:rPr>
        <w:t xml:space="preserve"> study aim</w:t>
      </w:r>
      <w:del w:id="15" w:author="Hongxing Qi" w:date="2020-11-19T13:34:00Z">
        <w:r w:rsidDel="003A3464">
          <w:rPr>
            <w:sz w:val="20"/>
          </w:rPr>
          <w:delText>s</w:delText>
        </w:r>
      </w:del>
      <w:r>
        <w:rPr>
          <w:sz w:val="20"/>
        </w:rPr>
        <w:t xml:space="preserve"> to investigate </w:t>
      </w:r>
      <w:del w:id="16" w:author="Hongxing Qi" w:date="2020-11-19T09:26:00Z">
        <w:r w:rsidDel="004F3B4E">
          <w:rPr>
            <w:sz w:val="20"/>
          </w:rPr>
          <w:delText>on</w:delText>
        </w:r>
      </w:del>
      <w:r>
        <w:rPr>
          <w:sz w:val="20"/>
        </w:rPr>
        <w:t xml:space="preserve"> RE bias within the population of </w:t>
      </w:r>
      <w:commentRangeStart w:id="17"/>
      <w:del w:id="18" w:author="Hongxing Qi" w:date="2020-11-19T13:38:00Z">
        <w:r w:rsidDel="003A3464">
          <w:rPr>
            <w:sz w:val="20"/>
          </w:rPr>
          <w:delText>psychology</w:delText>
        </w:r>
      </w:del>
      <w:r>
        <w:rPr>
          <w:sz w:val="20"/>
        </w:rPr>
        <w:t xml:space="preserve"> counsellor</w:t>
      </w:r>
      <w:ins w:id="19" w:author="Hongxing Qi" w:date="2020-11-19T13:38:00Z">
        <w:r w:rsidR="003A3464">
          <w:rPr>
            <w:sz w:val="20"/>
          </w:rPr>
          <w:t>s</w:t>
        </w:r>
      </w:ins>
      <w:r>
        <w:rPr>
          <w:sz w:val="20"/>
        </w:rPr>
        <w:t xml:space="preserve"> </w:t>
      </w:r>
      <w:commentRangeEnd w:id="17"/>
      <w:r w:rsidR="003A3464">
        <w:rPr>
          <w:rStyle w:val="CommentReference"/>
        </w:rPr>
        <w:commentReference w:id="17"/>
      </w:r>
      <w:r>
        <w:rPr>
          <w:sz w:val="20"/>
        </w:rPr>
        <w:t xml:space="preserve">in </w:t>
      </w:r>
      <w:ins w:id="20" w:author="Hongxing Qi" w:date="2020-11-19T09:28:00Z">
        <w:r w:rsidR="004F3B4E">
          <w:rPr>
            <w:sz w:val="20"/>
          </w:rPr>
          <w:t xml:space="preserve">the province of </w:t>
        </w:r>
      </w:ins>
      <w:r>
        <w:rPr>
          <w:sz w:val="20"/>
        </w:rPr>
        <w:t>B</w:t>
      </w:r>
      <w:ins w:id="21" w:author="Hongxing Qi" w:date="2020-11-19T09:28:00Z">
        <w:r w:rsidR="004F3B4E">
          <w:rPr>
            <w:sz w:val="20"/>
          </w:rPr>
          <w:t xml:space="preserve">ritish </w:t>
        </w:r>
      </w:ins>
      <w:r>
        <w:rPr>
          <w:sz w:val="20"/>
        </w:rPr>
        <w:t>C</w:t>
      </w:r>
      <w:ins w:id="22" w:author="Hongxing Qi" w:date="2020-11-19T09:28:00Z">
        <w:r w:rsidR="004F3B4E">
          <w:rPr>
            <w:sz w:val="20"/>
          </w:rPr>
          <w:t xml:space="preserve">olumbia </w:t>
        </w:r>
      </w:ins>
      <w:del w:id="23" w:author="Hongxing Qi" w:date="2020-11-19T09:28:00Z">
        <w:r w:rsidDel="004F3B4E">
          <w:rPr>
            <w:sz w:val="20"/>
          </w:rPr>
          <w:delText xml:space="preserve"> province</w:delText>
        </w:r>
      </w:del>
      <w:r>
        <w:rPr>
          <w:sz w:val="20"/>
        </w:rPr>
        <w:t xml:space="preserve"> towards Punjabi Sikh individuals in terms of how receptive the service provider is to provide social services. In this </w:t>
      </w:r>
      <w:ins w:id="24" w:author="Hongxing Qi" w:date="2020-11-19T13:39:00Z">
        <w:r w:rsidR="003A3464">
          <w:rPr>
            <w:sz w:val="20"/>
          </w:rPr>
          <w:t xml:space="preserve">statistical </w:t>
        </w:r>
      </w:ins>
      <w:r>
        <w:rPr>
          <w:sz w:val="20"/>
        </w:rPr>
        <w:t>report, logistic regression and ordinal regression are proposed for the two response variables related to responsiveness and reception rate respectively. Potential confounding factors for one of the predictors are also discussed. Furthermore, a power analysis o</w:t>
      </w:r>
      <w:ins w:id="25" w:author="Hongxing Qi" w:date="2020-11-19T14:09:00Z">
        <w:r w:rsidR="00793102">
          <w:rPr>
            <w:sz w:val="20"/>
          </w:rPr>
          <w:t>f</w:t>
        </w:r>
      </w:ins>
      <w:del w:id="26" w:author="Hongxing Qi" w:date="2020-11-19T14:09:00Z">
        <w:r w:rsidDel="00793102">
          <w:rPr>
            <w:sz w:val="20"/>
          </w:rPr>
          <w:delText>n</w:delText>
        </w:r>
      </w:del>
      <w:r>
        <w:rPr>
          <w:sz w:val="20"/>
        </w:rPr>
        <w:t xml:space="preserve"> the logistic regression is included so that the researchers may decide a proper sample size for the </w:t>
      </w:r>
      <w:del w:id="27" w:author="Hongxing Qi" w:date="2020-11-19T14:10:00Z">
        <w:r w:rsidDel="00793102">
          <w:rPr>
            <w:sz w:val="20"/>
          </w:rPr>
          <w:delText>upcoming</w:delText>
        </w:r>
      </w:del>
      <w:r>
        <w:rPr>
          <w:sz w:val="20"/>
        </w:rPr>
        <w:t xml:space="preserve"> experiment.</w:t>
      </w:r>
    </w:p>
    <w:p w14:paraId="15912AFA" w14:textId="77777777" w:rsidR="00870F73" w:rsidRDefault="00FC4FEA">
      <w:pPr>
        <w:pStyle w:val="Heading1"/>
        <w:ind w:left="469" w:hanging="484"/>
      </w:pPr>
      <w:r>
        <w:t>Introduction</w:t>
      </w:r>
    </w:p>
    <w:p w14:paraId="7D2A6D31" w14:textId="59E69ED8" w:rsidR="00870F73" w:rsidRDefault="00FC4FEA">
      <w:pPr>
        <w:spacing w:after="632"/>
        <w:ind w:left="-5" w:right="934"/>
      </w:pPr>
      <w:r>
        <w:t xml:space="preserve">Research has identified RE disparities in </w:t>
      </w:r>
      <w:del w:id="28" w:author="Hongxing Qi" w:date="2020-11-19T14:11:00Z">
        <w:r w:rsidDel="00793102">
          <w:delText>the utilization and</w:delText>
        </w:r>
      </w:del>
      <w:r>
        <w:t xml:space="preserve"> delivery of social services such as </w:t>
      </w:r>
      <w:del w:id="29" w:author="Hongxing Qi" w:date="2020-11-19T14:11:00Z">
        <w:r w:rsidDel="00793102">
          <w:delText>psychology</w:delText>
        </w:r>
      </w:del>
      <w:r>
        <w:t xml:space="preserve"> counselling in North America. </w:t>
      </w:r>
      <w:del w:id="30" w:author="Hongxing Qi" w:date="2020-11-19T14:12:00Z">
        <w:r w:rsidDel="00793102">
          <w:delText>In general, review l</w:delText>
        </w:r>
      </w:del>
      <w:ins w:id="31" w:author="Hongxing Qi" w:date="2020-11-19T14:12:00Z">
        <w:r w:rsidR="00793102">
          <w:t>L</w:t>
        </w:r>
      </w:ins>
      <w:r>
        <w:t xml:space="preserve">iteratures </w:t>
      </w:r>
      <w:ins w:id="32" w:author="Hongxing Qi" w:date="2020-11-19T14:12:00Z">
        <w:r w:rsidR="00793102">
          <w:t xml:space="preserve">review </w:t>
        </w:r>
      </w:ins>
      <w:r>
        <w:t xml:space="preserve">of RE biases has found that </w:t>
      </w:r>
      <w:ins w:id="33" w:author="Hongxing Qi" w:date="2020-11-19T14:12:00Z">
        <w:r w:rsidR="00793102">
          <w:t xml:space="preserve">counselling service </w:t>
        </w:r>
      </w:ins>
      <w:r>
        <w:t xml:space="preserve">providers </w:t>
      </w:r>
      <w:ins w:id="34" w:author="Hongxing Qi" w:date="2020-11-19T14:12:00Z">
        <w:r w:rsidR="00793102">
          <w:t xml:space="preserve">seem </w:t>
        </w:r>
      </w:ins>
      <w:del w:id="35" w:author="Hongxing Qi" w:date="2020-11-19T14:13:00Z">
        <w:r w:rsidDel="00793102">
          <w:delText>appear</w:delText>
        </w:r>
      </w:del>
      <w:r>
        <w:t xml:space="preserve"> to have an implicit bias</w:t>
      </w:r>
      <w:ins w:id="36" w:author="Hongxing Qi" w:date="2020-11-19T14:14:00Z">
        <w:r w:rsidR="00793102">
          <w:t xml:space="preserve">, that is, </w:t>
        </w:r>
      </w:ins>
      <w:del w:id="37" w:author="Hongxing Qi" w:date="2020-11-19T14:13:00Z">
        <w:r w:rsidDel="00793102">
          <w:delText xml:space="preserve"> in terms of a</w:delText>
        </w:r>
      </w:del>
      <w:r>
        <w:t xml:space="preserve"> </w:t>
      </w:r>
      <w:ins w:id="38" w:author="Hongxing Qi" w:date="2020-11-19T14:14:00Z">
        <w:r w:rsidR="00793102">
          <w:t xml:space="preserve">a </w:t>
        </w:r>
      </w:ins>
      <w:r>
        <w:t xml:space="preserve">positive attitude towards Caucasians and </w:t>
      </w:r>
      <w:ins w:id="39" w:author="Hongxing Qi" w:date="2020-11-19T14:14:00Z">
        <w:r w:rsidR="00793102">
          <w:t xml:space="preserve">a </w:t>
        </w:r>
      </w:ins>
      <w:r>
        <w:t>negative attitude</w:t>
      </w:r>
      <w:del w:id="40" w:author="Hongxing Qi" w:date="2020-11-19T14:14:00Z">
        <w:r w:rsidDel="00793102">
          <w:delText>s</w:delText>
        </w:r>
      </w:del>
      <w:r>
        <w:t xml:space="preserve"> towards people of color [2, 3]. This </w:t>
      </w:r>
      <w:del w:id="41" w:author="Hongxing Qi" w:date="2020-11-19T14:15:00Z">
        <w:r w:rsidDel="00793102">
          <w:delText>present</w:delText>
        </w:r>
      </w:del>
      <w:r>
        <w:t xml:space="preserve"> study aims to investigate </w:t>
      </w:r>
      <w:del w:id="42" w:author="Hongxing Qi" w:date="2020-11-19T14:15:00Z">
        <w:r w:rsidDel="00793102">
          <w:delText xml:space="preserve">on </w:delText>
        </w:r>
      </w:del>
      <w:r>
        <w:t xml:space="preserve">RE bias at the entry point of social services. Specifically, the study seeks to examine the possibility of RE disparities </w:t>
      </w:r>
      <w:ins w:id="43" w:author="Hongxing Qi" w:date="2020-11-19T14:21:00Z">
        <w:r w:rsidR="00F52F30">
          <w:t xml:space="preserve">in accessing </w:t>
        </w:r>
      </w:ins>
      <w:ins w:id="44" w:author="Hongxing Qi" w:date="2020-11-19T14:20:00Z">
        <w:r w:rsidR="00F52F30">
          <w:t xml:space="preserve">mental health services </w:t>
        </w:r>
      </w:ins>
      <w:del w:id="45" w:author="Hongxing Qi" w:date="2020-11-19T14:17:00Z">
        <w:r w:rsidDel="00793102">
          <w:delText>to</w:delText>
        </w:r>
      </w:del>
      <w:ins w:id="46" w:author="Hongxing Qi" w:date="2020-11-19T14:20:00Z">
        <w:r w:rsidR="00F52F30">
          <w:t xml:space="preserve"> </w:t>
        </w:r>
      </w:ins>
      <w:ins w:id="47" w:author="Hongxing Qi" w:date="2020-11-19T14:21:00Z">
        <w:r w:rsidR="00F52F30">
          <w:t xml:space="preserve">by </w:t>
        </w:r>
      </w:ins>
      <w:del w:id="48" w:author="Hongxing Qi" w:date="2020-11-19T14:21:00Z">
        <w:r w:rsidDel="00F52F30">
          <w:delText xml:space="preserve"> </w:delText>
        </w:r>
      </w:del>
      <w:r>
        <w:t xml:space="preserve">a particular South Asian (SA) group of individuals (i.e., Punjabi Sikh individuals) in </w:t>
      </w:r>
      <w:del w:id="49" w:author="Hongxing Qi" w:date="2020-11-19T14:21:00Z">
        <w:r w:rsidDel="00F52F30">
          <w:delText>accessing mental health service in</w:delText>
        </w:r>
      </w:del>
      <w:r>
        <w:t xml:space="preserve"> Canada. The main interest </w:t>
      </w:r>
      <w:del w:id="50" w:author="Hongxing Qi" w:date="2020-11-19T14:22:00Z">
        <w:r w:rsidDel="00F52F30">
          <w:delText>of the study</w:delText>
        </w:r>
      </w:del>
      <w:r>
        <w:t xml:space="preserve"> </w:t>
      </w:r>
      <w:ins w:id="51" w:author="Hongxing Qi" w:date="2020-11-19T14:22:00Z">
        <w:r w:rsidR="00F52F30">
          <w:t xml:space="preserve">is </w:t>
        </w:r>
      </w:ins>
      <w:del w:id="52" w:author="Hongxing Qi" w:date="2020-11-19T14:22:00Z">
        <w:r w:rsidDel="00F52F30">
          <w:delText>lies on</w:delText>
        </w:r>
      </w:del>
      <w:r>
        <w:t xml:space="preserve"> the service providers’ possible bias towards </w:t>
      </w:r>
      <w:del w:id="53" w:author="Hongxing Qi" w:date="2020-11-19T14:22:00Z">
        <w:r w:rsidDel="00F52F30">
          <w:delText>Sikh</w:delText>
        </w:r>
      </w:del>
      <w:r>
        <w:t xml:space="preserve"> religious individuals </w:t>
      </w:r>
      <w:ins w:id="54" w:author="Hongxing Qi" w:date="2020-11-19T14:22:00Z">
        <w:r w:rsidR="00F52F30">
          <w:t xml:space="preserve">of Sikh </w:t>
        </w:r>
      </w:ins>
      <w:ins w:id="55" w:author="Hongxing Qi" w:date="2020-11-19T14:23:00Z">
        <w:r w:rsidR="00F52F30">
          <w:t xml:space="preserve">background </w:t>
        </w:r>
      </w:ins>
      <w:r>
        <w:t xml:space="preserve">in terms of </w:t>
      </w:r>
      <w:del w:id="56" w:author="Hongxing Qi" w:date="2020-11-19T14:24:00Z">
        <w:r w:rsidDel="00F52F30">
          <w:delText xml:space="preserve">how receptive </w:delText>
        </w:r>
      </w:del>
      <w:r>
        <w:t>the service provider</w:t>
      </w:r>
      <w:ins w:id="57" w:author="Hongxing Qi" w:date="2020-11-19T14:24:00Z">
        <w:r w:rsidR="00F52F30">
          <w:t>s’ receptiveness</w:t>
        </w:r>
      </w:ins>
      <w:ins w:id="58" w:author="Ning Shen" w:date="2020-11-21T20:37:00Z">
        <w:r w:rsidR="000F329A">
          <w:t xml:space="preserve"> </w:t>
        </w:r>
      </w:ins>
      <w:del w:id="59" w:author="Hongxing Qi" w:date="2020-11-19T14:24:00Z">
        <w:r w:rsidDel="00F52F30">
          <w:delText xml:space="preserve"> </w:delText>
        </w:r>
      </w:del>
      <w:ins w:id="60" w:author="Hongxing Qi" w:date="2020-11-19T14:29:00Z">
        <w:r w:rsidR="00F52F30">
          <w:t xml:space="preserve">to the </w:t>
        </w:r>
      </w:ins>
      <w:ins w:id="61" w:author="Hongxing Qi" w:date="2020-11-19T14:30:00Z">
        <w:r w:rsidR="00C64B0E">
          <w:t xml:space="preserve">service </w:t>
        </w:r>
      </w:ins>
      <w:ins w:id="62" w:author="Hongxing Qi" w:date="2020-11-19T14:29:00Z">
        <w:r w:rsidR="00F52F30">
          <w:t>recipients</w:t>
        </w:r>
      </w:ins>
      <w:ins w:id="63" w:author="Hongxing Qi" w:date="2020-11-19T14:30:00Z">
        <w:r w:rsidR="00C64B0E">
          <w:t xml:space="preserve">. </w:t>
        </w:r>
      </w:ins>
      <w:del w:id="64" w:author="Hongxing Qi" w:date="2020-11-19T14:24:00Z">
        <w:r w:rsidDel="00F52F30">
          <w:delText>is to</w:delText>
        </w:r>
      </w:del>
      <w:del w:id="65" w:author="Hongxing Qi" w:date="2020-11-19T14:30:00Z">
        <w:r w:rsidDel="00C64B0E">
          <w:delText xml:space="preserve"> provid</w:delText>
        </w:r>
      </w:del>
      <w:del w:id="66" w:author="Hongxing Qi" w:date="2020-11-19T14:24:00Z">
        <w:r w:rsidDel="00F52F30">
          <w:delText>e</w:delText>
        </w:r>
      </w:del>
      <w:del w:id="67" w:author="Hongxing Qi" w:date="2020-11-19T14:30:00Z">
        <w:r w:rsidDel="00C64B0E">
          <w:delText xml:space="preserve"> </w:delText>
        </w:r>
        <w:commentRangeStart w:id="68"/>
        <w:r w:rsidDel="00C64B0E">
          <w:delText>social services</w:delText>
        </w:r>
      </w:del>
      <w:commentRangeEnd w:id="68"/>
      <w:r w:rsidR="00F52F30">
        <w:rPr>
          <w:rStyle w:val="CommentReference"/>
        </w:rPr>
        <w:commentReference w:id="68"/>
      </w:r>
      <w:del w:id="69" w:author="Hongxing Qi" w:date="2020-11-19T14:30:00Z">
        <w:r w:rsidDel="00C64B0E">
          <w:delText>.</w:delText>
        </w:r>
      </w:del>
      <w:r>
        <w:t xml:space="preserve"> The secondary objective </w:t>
      </w:r>
      <w:ins w:id="70" w:author="Hongxing Qi" w:date="2020-11-19T14:31:00Z">
        <w:r w:rsidR="00C64B0E">
          <w:t xml:space="preserve">is to investigate </w:t>
        </w:r>
      </w:ins>
      <w:del w:id="71" w:author="Hongxing Qi" w:date="2020-11-19T14:31:00Z">
        <w:r w:rsidDel="00C64B0E">
          <w:delText>involves testing for</w:delText>
        </w:r>
      </w:del>
      <w:r>
        <w:t xml:space="preserve"> the impact of other factors such as gender, accent and/or intergroup contact on the accessib</w:t>
      </w:r>
      <w:ins w:id="72" w:author="Hongxing Qi" w:date="2020-11-19T14:28:00Z">
        <w:r w:rsidR="00F52F30">
          <w:t>i</w:t>
        </w:r>
      </w:ins>
      <w:r>
        <w:t>lity of the service</w:t>
      </w:r>
      <w:ins w:id="73" w:author="Hongxing Qi" w:date="2020-11-19T14:27:00Z">
        <w:r w:rsidR="00F52F30">
          <w:t>s</w:t>
        </w:r>
      </w:ins>
      <w:r>
        <w:t>.</w:t>
      </w:r>
    </w:p>
    <w:p w14:paraId="5FABEFBA" w14:textId="77777777" w:rsidR="00870F73" w:rsidRDefault="00FC4FEA">
      <w:pPr>
        <w:pStyle w:val="Heading1"/>
        <w:ind w:left="469" w:hanging="484"/>
      </w:pPr>
      <w:r>
        <w:t>Data Description</w:t>
      </w:r>
    </w:p>
    <w:p w14:paraId="6218A762" w14:textId="6341FC52" w:rsidR="00870F73" w:rsidRDefault="00FC4FEA">
      <w:pPr>
        <w:spacing w:after="1094"/>
        <w:ind w:left="-5" w:right="934"/>
      </w:pPr>
      <w:r>
        <w:t xml:space="preserve">The participants </w:t>
      </w:r>
      <w:ins w:id="74" w:author="Hongxing Qi" w:date="2020-11-19T14:32:00Z">
        <w:r w:rsidR="00C64B0E">
          <w:t xml:space="preserve">of </w:t>
        </w:r>
      </w:ins>
      <w:del w:id="75" w:author="Hongxing Qi" w:date="2020-11-19T14:32:00Z">
        <w:r w:rsidDel="00C64B0E">
          <w:delText>for</w:delText>
        </w:r>
      </w:del>
      <w:r>
        <w:t xml:space="preserve"> this study will be randomly selected social service providers</w:t>
      </w:r>
      <w:ins w:id="76" w:author="Hongxing Qi" w:date="2020-11-19T14:34:00Z">
        <w:r w:rsidR="00C64B0E">
          <w:t xml:space="preserve">, </w:t>
        </w:r>
      </w:ins>
      <w:del w:id="77" w:author="Hongxing Qi" w:date="2020-11-19T14:34:00Z">
        <w:r w:rsidDel="00C64B0E">
          <w:delText xml:space="preserve"> (</w:delText>
        </w:r>
      </w:del>
      <w:r>
        <w:t>i.e.</w:t>
      </w:r>
      <w:ins w:id="78" w:author="Hongxing Qi" w:date="2020-11-19T14:32:00Z">
        <w:r w:rsidR="00C64B0E">
          <w:t>,</w:t>
        </w:r>
      </w:ins>
      <w:r>
        <w:t xml:space="preserve"> </w:t>
      </w:r>
      <w:commentRangeStart w:id="79"/>
      <w:del w:id="80" w:author="Hongxing Qi" w:date="2020-11-19T14:32:00Z">
        <w:r w:rsidDel="00C64B0E">
          <w:delText>psychological</w:delText>
        </w:r>
      </w:del>
      <w:r>
        <w:t xml:space="preserve"> </w:t>
      </w:r>
      <w:commentRangeEnd w:id="79"/>
      <w:r w:rsidR="00C64B0E">
        <w:rPr>
          <w:rStyle w:val="CommentReference"/>
        </w:rPr>
        <w:commentReference w:id="79"/>
      </w:r>
      <w:r>
        <w:t>counsellors</w:t>
      </w:r>
      <w:ins w:id="81" w:author="Hongxing Qi" w:date="2020-11-19T14:34:00Z">
        <w:r w:rsidR="00C64B0E">
          <w:t xml:space="preserve">, </w:t>
        </w:r>
      </w:ins>
      <w:del w:id="82" w:author="Hongxing Qi" w:date="2020-11-19T14:34:00Z">
        <w:r w:rsidDel="00C64B0E">
          <w:delText>)</w:delText>
        </w:r>
      </w:del>
      <w:r>
        <w:t xml:space="preserve"> from professional associations or licensure bodies common to BC as found on their public directories. Participants will receive pre-recorded voicemails. Each voicemail represents one of all possible conditions regarding the status of religion, gender and/or accent. A pilot study has identified that certain Sikh names and Christian names are highly likely to conjure up an image of a Sikh or Christian </w:t>
      </w:r>
      <w:r>
        <w:lastRenderedPageBreak/>
        <w:t xml:space="preserve">person, respectively. </w:t>
      </w:r>
      <w:del w:id="83" w:author="Hongxing Qi" w:date="2020-11-19T14:37:00Z">
        <w:r w:rsidDel="00C64B0E">
          <w:delText>Thus in this study the</w:delText>
        </w:r>
      </w:del>
      <w:ins w:id="84" w:author="Hongxing Qi" w:date="2020-11-19T14:37:00Z">
        <w:r w:rsidR="00C64B0E">
          <w:t xml:space="preserve"> An</w:t>
        </w:r>
      </w:ins>
      <w:r>
        <w:t xml:space="preserve"> assumption is </w:t>
      </w:r>
      <w:ins w:id="85" w:author="Hongxing Qi" w:date="2020-11-19T14:37:00Z">
        <w:r w:rsidR="00C64B0E">
          <w:t xml:space="preserve">thus </w:t>
        </w:r>
      </w:ins>
      <w:r>
        <w:t xml:space="preserve">made that the participants are able to </w:t>
      </w:r>
      <w:ins w:id="86" w:author="Hongxing Qi" w:date="2020-11-19T14:38:00Z">
        <w:r w:rsidR="00C64B0E">
          <w:t xml:space="preserve">identify </w:t>
        </w:r>
      </w:ins>
      <w:del w:id="87" w:author="Hongxing Qi" w:date="2020-11-19T14:38:00Z">
        <w:r w:rsidDel="00C64B0E">
          <w:delText>determine</w:delText>
        </w:r>
      </w:del>
      <w:r>
        <w:t xml:space="preserve"> the religion of the caller by his/her name. In terms of intergroup contact, the experiment will be performed on </w:t>
      </w:r>
      <w:del w:id="88" w:author="Hongxing Qi" w:date="2020-11-19T14:38:00Z">
        <w:r w:rsidDel="00C64B0E">
          <w:delText>psychological</w:delText>
        </w:r>
      </w:del>
      <w:r>
        <w:t xml:space="preserve"> counsellors from two cities with distinct percentage of Punjabi Sikh individuals. To reduce the possibility that the phone call will be answered, all calls will be placed after </w:t>
      </w:r>
      <w:ins w:id="89" w:author="Hongxing Qi" w:date="2020-11-19T14:39:00Z">
        <w:r w:rsidR="00C64B0E">
          <w:t xml:space="preserve">regular </w:t>
        </w:r>
      </w:ins>
      <w:del w:id="90" w:author="Hongxing Qi" w:date="2020-11-19T14:39:00Z">
        <w:r w:rsidDel="00C64B0E">
          <w:delText>conventional</w:delText>
        </w:r>
      </w:del>
      <w:r>
        <w:t xml:space="preserve"> working hours (e.g., 8:30 p</w:t>
      </w:r>
      <w:ins w:id="91" w:author="Hongxing Qi" w:date="2020-11-19T14:40:00Z">
        <w:r w:rsidR="005A715A">
          <w:t>.</w:t>
        </w:r>
      </w:ins>
      <w:r>
        <w:t>m</w:t>
      </w:r>
      <w:ins w:id="92" w:author="Hongxing Qi" w:date="2020-11-19T14:40:00Z">
        <w:r w:rsidR="005A715A">
          <w:t>.</w:t>
        </w:r>
      </w:ins>
      <w:r>
        <w:t xml:space="preserve">). A pilot experiment with 20 participants will be conducted to determine the sample size required to obtain a power of 0.8 due to the scarcity of research in this area. Whether the service provider returns the phone message and offers appointments will be recorded as response variables. An example of all possible variables is shown in Table 1. In the real dataset, columns will be variables in Table 1 and rows will </w:t>
      </w:r>
      <w:ins w:id="93" w:author="Hongxing Qi" w:date="2020-11-19T14:41:00Z">
        <w:r w:rsidR="005A715A">
          <w:t xml:space="preserve">be </w:t>
        </w:r>
      </w:ins>
      <w:r>
        <w:t xml:space="preserve">phone messages. </w:t>
      </w:r>
      <w:del w:id="94" w:author="Hongxing Qi" w:date="2020-11-19T14:42:00Z">
        <w:r w:rsidDel="005A715A">
          <w:delText>One thing in particular to note is that, v</w:delText>
        </w:r>
      </w:del>
      <w:ins w:id="95" w:author="Hongxing Qi" w:date="2020-11-19T14:42:00Z">
        <w:r w:rsidR="005A715A">
          <w:t xml:space="preserve"> V</w:t>
        </w:r>
      </w:ins>
      <w:r>
        <w:t xml:space="preserve">ariable </w:t>
      </w:r>
      <w:r>
        <w:rPr>
          <w:i/>
        </w:rPr>
        <w:t xml:space="preserve">city </w:t>
      </w:r>
      <w:r>
        <w:t>is included in the analysis as one of the predictors instead of the level of intergroup contact</w:t>
      </w:r>
      <w:ins w:id="96" w:author="Hongxing Qi" w:date="2020-11-19T14:43:00Z">
        <w:r w:rsidR="005A715A">
          <w:t xml:space="preserve"> because of </w:t>
        </w:r>
      </w:ins>
      <w:del w:id="97" w:author="Hongxing Qi" w:date="2020-11-19T14:43:00Z">
        <w:r w:rsidDel="005A715A">
          <w:delText>. The reason behind this lies in</w:delText>
        </w:r>
      </w:del>
      <w:r>
        <w:t xml:space="preserve"> the potential confounding factors, such as demographic characteristics of the participants in different cities. In other words, </w:t>
      </w:r>
      <w:ins w:id="98" w:author="Hongxing Qi" w:date="2020-11-19T14:45:00Z">
        <w:r w:rsidR="005A715A">
          <w:t xml:space="preserve">a </w:t>
        </w:r>
        <w:commentRangeStart w:id="99"/>
        <w:r w:rsidR="005A715A">
          <w:t>higher i</w:t>
        </w:r>
      </w:ins>
      <w:commentRangeEnd w:id="99"/>
      <w:ins w:id="100" w:author="Hongxing Qi" w:date="2020-11-19T14:47:00Z">
        <w:r w:rsidR="005A715A">
          <w:rPr>
            <w:rStyle w:val="CommentReference"/>
          </w:rPr>
          <w:commentReference w:id="99"/>
        </w:r>
      </w:ins>
      <w:ins w:id="101" w:author="Hongxing Qi" w:date="2020-11-19T14:45:00Z">
        <w:r w:rsidR="005A715A">
          <w:t xml:space="preserve">ntergroup contact </w:t>
        </w:r>
      </w:ins>
      <w:ins w:id="102" w:author="Hongxing Qi" w:date="2020-11-19T14:46:00Z">
        <w:r w:rsidR="005A715A">
          <w:t xml:space="preserve">may not necessarily be the reason why </w:t>
        </w:r>
      </w:ins>
      <w:r>
        <w:t>participants in one city are less prejudiced towards Sikh patients</w:t>
      </w:r>
      <w:ins w:id="103" w:author="Hongxing Qi" w:date="2020-11-19T14:46:00Z">
        <w:r w:rsidR="005A715A">
          <w:t>; i</w:t>
        </w:r>
      </w:ins>
      <w:ins w:id="104" w:author="Hongxing Qi" w:date="2020-11-19T14:47:00Z">
        <w:r w:rsidR="005A715A">
          <w:t xml:space="preserve">t may also be the reason that </w:t>
        </w:r>
      </w:ins>
      <w:del w:id="105" w:author="Hongxing Qi" w:date="2020-11-19T14:46:00Z">
        <w:r w:rsidDel="005A715A">
          <w:delText xml:space="preserve"> not necessarily because of</w:delText>
        </w:r>
      </w:del>
      <w:del w:id="106" w:author="Hongxing Qi" w:date="2020-11-19T14:45:00Z">
        <w:r w:rsidDel="005A715A">
          <w:delText xml:space="preserve"> a higher intergroup contact</w:delText>
        </w:r>
      </w:del>
      <w:del w:id="107" w:author="Hongxing Qi" w:date="2020-11-19T14:46:00Z">
        <w:r w:rsidDel="005A715A">
          <w:delText>,</w:delText>
        </w:r>
      </w:del>
      <w:del w:id="108" w:author="Hongxing Qi" w:date="2020-11-19T14:47:00Z">
        <w:r w:rsidDel="005A715A">
          <w:delText xml:space="preserve"> but also possibly because of</w:delText>
        </w:r>
      </w:del>
      <w:r>
        <w:t xml:space="preserve"> </w:t>
      </w:r>
      <w:ins w:id="109" w:author="Hongxing Qi" w:date="2020-11-19T14:47:00Z">
        <w:r w:rsidR="005A715A">
          <w:t xml:space="preserve">there is </w:t>
        </w:r>
      </w:ins>
      <w:r>
        <w:t xml:space="preserve">a higher proportion of Sikh councellors in that city. </w:t>
      </w:r>
      <w:del w:id="110" w:author="Hongxing Qi" w:date="2020-11-19T14:48:00Z">
        <w:r w:rsidDel="005A715A">
          <w:delText>Consequently,</w:delText>
        </w:r>
      </w:del>
      <w:ins w:id="111" w:author="Hongxing Qi" w:date="2020-11-19T14:48:00Z">
        <w:r w:rsidR="005A715A">
          <w:t xml:space="preserve"> Therefore. </w:t>
        </w:r>
      </w:ins>
      <w:r>
        <w:t xml:space="preserve"> we could only make inference on the </w:t>
      </w:r>
      <w:r>
        <w:rPr>
          <w:i/>
        </w:rPr>
        <w:t xml:space="preserve">city </w:t>
      </w:r>
      <w:r>
        <w:t xml:space="preserve">factor through the anaylsis rather than </w:t>
      </w:r>
      <w:ins w:id="112" w:author="Hongxing Qi" w:date="2020-11-19T14:48:00Z">
        <w:r w:rsidR="005A715A">
          <w:t xml:space="preserve">the factor of </w:t>
        </w:r>
      </w:ins>
      <w:r>
        <w:t xml:space="preserve">intergroup contact. To infer the causal relationships between RE disparities and level of intergroup contact, further investigation beyond the scope of this study is </w:t>
      </w:r>
      <w:commentRangeStart w:id="113"/>
      <w:r>
        <w:t>needed</w:t>
      </w:r>
      <w:commentRangeEnd w:id="113"/>
      <w:r w:rsidR="00C64B0E">
        <w:rPr>
          <w:rStyle w:val="CommentReference"/>
        </w:rPr>
        <w:commentReference w:id="113"/>
      </w:r>
      <w:r>
        <w:t>.</w:t>
      </w:r>
    </w:p>
    <w:p w14:paraId="66DA3B42" w14:textId="77777777" w:rsidR="00870F73" w:rsidRDefault="00FC4FEA">
      <w:pPr>
        <w:pStyle w:val="Heading1"/>
        <w:ind w:left="469" w:hanging="484"/>
      </w:pPr>
      <w:r>
        <w:t>Proposed Statistical Analysis</w:t>
      </w:r>
    </w:p>
    <w:p w14:paraId="5D2038F4" w14:textId="27EEF822" w:rsidR="00870F73" w:rsidRDefault="00FC4FEA">
      <w:pPr>
        <w:spacing w:after="119"/>
        <w:ind w:left="-5" w:right="934"/>
      </w:pPr>
      <w:r>
        <w:t xml:space="preserve">Since the project is only at its early stage with no data available, simulated data are generated for a clear presentation of the proposed analysis under the assumption that the data structure and possible values in Table 1 </w:t>
      </w:r>
      <w:ins w:id="114" w:author="Hongxing Qi" w:date="2020-11-19T14:50:00Z">
        <w:r w:rsidR="00A712DF">
          <w:t xml:space="preserve">are </w:t>
        </w:r>
      </w:ins>
      <w:del w:id="115" w:author="Hongxing Qi" w:date="2020-11-19T14:50:00Z">
        <w:r w:rsidDel="00A712DF">
          <w:delText>is</w:delText>
        </w:r>
      </w:del>
      <w:r>
        <w:t xml:space="preserve"> correct. A logistic regression model is proposed for the response coded</w:t>
      </w:r>
    </w:p>
    <w:tbl>
      <w:tblPr>
        <w:tblStyle w:val="TableGrid"/>
        <w:tblW w:w="9986" w:type="dxa"/>
        <w:tblInd w:w="4" w:type="dxa"/>
        <w:tblCellMar>
          <w:top w:w="34" w:type="dxa"/>
          <w:left w:w="124" w:type="dxa"/>
          <w:right w:w="123" w:type="dxa"/>
        </w:tblCellMar>
        <w:tblLook w:val="04A0" w:firstRow="1" w:lastRow="0" w:firstColumn="1" w:lastColumn="0" w:noHBand="0" w:noVBand="1"/>
      </w:tblPr>
      <w:tblGrid>
        <w:gridCol w:w="2316"/>
        <w:gridCol w:w="1883"/>
        <w:gridCol w:w="5787"/>
      </w:tblGrid>
      <w:tr w:rsidR="00870F73" w14:paraId="6609461B" w14:textId="77777777">
        <w:trPr>
          <w:trHeight w:val="279"/>
        </w:trPr>
        <w:tc>
          <w:tcPr>
            <w:tcW w:w="2316" w:type="dxa"/>
            <w:tcBorders>
              <w:top w:val="single" w:sz="3" w:space="0" w:color="000000"/>
              <w:left w:val="single" w:sz="3" w:space="0" w:color="000000"/>
              <w:bottom w:val="single" w:sz="3" w:space="0" w:color="000000"/>
              <w:right w:val="single" w:sz="3" w:space="0" w:color="000000"/>
            </w:tcBorders>
          </w:tcPr>
          <w:p w14:paraId="3835CAA6" w14:textId="77777777" w:rsidR="00870F73" w:rsidRDefault="00FC4FEA">
            <w:pPr>
              <w:spacing w:after="0" w:line="259" w:lineRule="auto"/>
              <w:ind w:left="0" w:right="0" w:firstLine="0"/>
              <w:jc w:val="center"/>
            </w:pPr>
            <w:r>
              <w:rPr>
                <w:b/>
              </w:rPr>
              <w:t>Variable Type</w:t>
            </w:r>
          </w:p>
        </w:tc>
        <w:tc>
          <w:tcPr>
            <w:tcW w:w="1883" w:type="dxa"/>
            <w:tcBorders>
              <w:top w:val="single" w:sz="3" w:space="0" w:color="000000"/>
              <w:left w:val="single" w:sz="3" w:space="0" w:color="000000"/>
              <w:bottom w:val="single" w:sz="3" w:space="0" w:color="000000"/>
              <w:right w:val="single" w:sz="3" w:space="0" w:color="000000"/>
            </w:tcBorders>
          </w:tcPr>
          <w:p w14:paraId="02AC0C43" w14:textId="77777777" w:rsidR="00870F73" w:rsidRDefault="00FC4FEA">
            <w:pPr>
              <w:spacing w:after="0" w:line="259" w:lineRule="auto"/>
              <w:ind w:left="0" w:right="0" w:firstLine="0"/>
            </w:pPr>
            <w:r>
              <w:rPr>
                <w:b/>
              </w:rPr>
              <w:t>Variable Name</w:t>
            </w:r>
          </w:p>
        </w:tc>
        <w:tc>
          <w:tcPr>
            <w:tcW w:w="5787" w:type="dxa"/>
            <w:tcBorders>
              <w:top w:val="single" w:sz="3" w:space="0" w:color="000000"/>
              <w:left w:val="single" w:sz="3" w:space="0" w:color="000000"/>
              <w:bottom w:val="single" w:sz="3" w:space="0" w:color="000000"/>
              <w:right w:val="single" w:sz="3" w:space="0" w:color="000000"/>
            </w:tcBorders>
          </w:tcPr>
          <w:p w14:paraId="1D5F2488" w14:textId="77777777" w:rsidR="00870F73" w:rsidRDefault="00FC4FEA">
            <w:pPr>
              <w:spacing w:after="0" w:line="259" w:lineRule="auto"/>
              <w:ind w:left="0" w:right="0" w:firstLine="0"/>
              <w:jc w:val="center"/>
            </w:pPr>
            <w:r>
              <w:rPr>
                <w:b/>
              </w:rPr>
              <w:t>Possible Values</w:t>
            </w:r>
          </w:p>
        </w:tc>
      </w:tr>
      <w:tr w:rsidR="00870F73" w14:paraId="680DE55C" w14:textId="77777777">
        <w:trPr>
          <w:trHeight w:val="279"/>
        </w:trPr>
        <w:tc>
          <w:tcPr>
            <w:tcW w:w="2316" w:type="dxa"/>
            <w:vMerge w:val="restart"/>
            <w:tcBorders>
              <w:top w:val="single" w:sz="3" w:space="0" w:color="000000"/>
              <w:left w:val="single" w:sz="3" w:space="0" w:color="000000"/>
              <w:bottom w:val="single" w:sz="3" w:space="0" w:color="000000"/>
              <w:right w:val="single" w:sz="3" w:space="0" w:color="000000"/>
            </w:tcBorders>
            <w:vAlign w:val="center"/>
          </w:tcPr>
          <w:p w14:paraId="0CD35C58" w14:textId="77777777" w:rsidR="00870F73" w:rsidRDefault="00FC4FEA">
            <w:pPr>
              <w:spacing w:after="0" w:line="259" w:lineRule="auto"/>
              <w:ind w:left="0" w:right="0" w:firstLine="0"/>
              <w:jc w:val="center"/>
            </w:pPr>
            <w:r>
              <w:t>Predictors / independent variables</w:t>
            </w:r>
          </w:p>
        </w:tc>
        <w:tc>
          <w:tcPr>
            <w:tcW w:w="1883" w:type="dxa"/>
            <w:tcBorders>
              <w:top w:val="single" w:sz="3" w:space="0" w:color="000000"/>
              <w:left w:val="single" w:sz="3" w:space="0" w:color="000000"/>
              <w:bottom w:val="single" w:sz="3" w:space="0" w:color="000000"/>
              <w:right w:val="single" w:sz="3" w:space="0" w:color="000000"/>
            </w:tcBorders>
          </w:tcPr>
          <w:p w14:paraId="238A49FA" w14:textId="77777777" w:rsidR="00870F73" w:rsidRDefault="00FC4FEA">
            <w:pPr>
              <w:spacing w:after="0" w:line="259" w:lineRule="auto"/>
              <w:ind w:left="0" w:right="17" w:firstLine="0"/>
              <w:jc w:val="center"/>
            </w:pPr>
            <w:r>
              <w:rPr>
                <w:i/>
              </w:rPr>
              <w:t>religion</w:t>
            </w:r>
          </w:p>
        </w:tc>
        <w:tc>
          <w:tcPr>
            <w:tcW w:w="5787" w:type="dxa"/>
            <w:tcBorders>
              <w:top w:val="single" w:sz="3" w:space="0" w:color="000000"/>
              <w:left w:val="single" w:sz="3" w:space="0" w:color="000000"/>
              <w:bottom w:val="single" w:sz="3" w:space="0" w:color="000000"/>
              <w:right w:val="single" w:sz="3" w:space="0" w:color="000000"/>
            </w:tcBorders>
          </w:tcPr>
          <w:p w14:paraId="0B44C388" w14:textId="77777777" w:rsidR="00870F73" w:rsidRDefault="00FC4FEA">
            <w:pPr>
              <w:spacing w:after="0" w:line="259" w:lineRule="auto"/>
              <w:ind w:left="0" w:right="0" w:firstLine="0"/>
              <w:jc w:val="center"/>
            </w:pPr>
            <w:r>
              <w:t>‘Sikh’ or ‘Non-Sikh’</w:t>
            </w:r>
          </w:p>
        </w:tc>
      </w:tr>
      <w:tr w:rsidR="00870F73" w14:paraId="0A365ED9" w14:textId="77777777">
        <w:trPr>
          <w:trHeight w:val="271"/>
        </w:trPr>
        <w:tc>
          <w:tcPr>
            <w:tcW w:w="0" w:type="auto"/>
            <w:vMerge/>
            <w:tcBorders>
              <w:top w:val="nil"/>
              <w:left w:val="single" w:sz="3" w:space="0" w:color="000000"/>
              <w:bottom w:val="nil"/>
              <w:right w:val="single" w:sz="3" w:space="0" w:color="000000"/>
            </w:tcBorders>
          </w:tcPr>
          <w:p w14:paraId="7824FA06" w14:textId="77777777" w:rsidR="00870F73" w:rsidRDefault="00870F73">
            <w:pPr>
              <w:spacing w:after="160" w:line="259" w:lineRule="auto"/>
              <w:ind w:left="0" w:right="0" w:firstLine="0"/>
              <w:jc w:val="left"/>
            </w:pPr>
          </w:p>
        </w:tc>
        <w:tc>
          <w:tcPr>
            <w:tcW w:w="1883" w:type="dxa"/>
            <w:tcBorders>
              <w:top w:val="single" w:sz="3" w:space="0" w:color="000000"/>
              <w:left w:val="single" w:sz="3" w:space="0" w:color="000000"/>
              <w:bottom w:val="single" w:sz="3" w:space="0" w:color="000000"/>
              <w:right w:val="single" w:sz="3" w:space="0" w:color="000000"/>
            </w:tcBorders>
          </w:tcPr>
          <w:p w14:paraId="3D989ED5" w14:textId="77777777" w:rsidR="00870F73" w:rsidRDefault="00FC4FEA">
            <w:pPr>
              <w:spacing w:after="0" w:line="259" w:lineRule="auto"/>
              <w:ind w:left="0" w:right="24" w:firstLine="0"/>
              <w:jc w:val="center"/>
            </w:pPr>
            <w:r>
              <w:rPr>
                <w:i/>
              </w:rPr>
              <w:t>gender</w:t>
            </w:r>
          </w:p>
        </w:tc>
        <w:tc>
          <w:tcPr>
            <w:tcW w:w="5787" w:type="dxa"/>
            <w:tcBorders>
              <w:top w:val="single" w:sz="3" w:space="0" w:color="000000"/>
              <w:left w:val="single" w:sz="3" w:space="0" w:color="000000"/>
              <w:bottom w:val="single" w:sz="3" w:space="0" w:color="000000"/>
              <w:right w:val="single" w:sz="3" w:space="0" w:color="000000"/>
            </w:tcBorders>
          </w:tcPr>
          <w:p w14:paraId="23122587" w14:textId="77777777" w:rsidR="00870F73" w:rsidRDefault="00FC4FEA">
            <w:pPr>
              <w:spacing w:after="0" w:line="259" w:lineRule="auto"/>
              <w:ind w:left="0" w:right="0" w:firstLine="0"/>
              <w:jc w:val="center"/>
            </w:pPr>
            <w:r>
              <w:t>‘Male’ or ‘Female’</w:t>
            </w:r>
          </w:p>
        </w:tc>
      </w:tr>
      <w:tr w:rsidR="00870F73" w14:paraId="469F3B09" w14:textId="77777777">
        <w:trPr>
          <w:trHeight w:val="271"/>
        </w:trPr>
        <w:tc>
          <w:tcPr>
            <w:tcW w:w="0" w:type="auto"/>
            <w:vMerge/>
            <w:tcBorders>
              <w:top w:val="nil"/>
              <w:left w:val="single" w:sz="3" w:space="0" w:color="000000"/>
              <w:bottom w:val="nil"/>
              <w:right w:val="single" w:sz="3" w:space="0" w:color="000000"/>
            </w:tcBorders>
          </w:tcPr>
          <w:p w14:paraId="62E16426" w14:textId="77777777" w:rsidR="00870F73" w:rsidRDefault="00870F73">
            <w:pPr>
              <w:spacing w:after="160" w:line="259" w:lineRule="auto"/>
              <w:ind w:left="0" w:right="0" w:firstLine="0"/>
              <w:jc w:val="left"/>
            </w:pPr>
          </w:p>
        </w:tc>
        <w:tc>
          <w:tcPr>
            <w:tcW w:w="1883" w:type="dxa"/>
            <w:tcBorders>
              <w:top w:val="single" w:sz="3" w:space="0" w:color="000000"/>
              <w:left w:val="single" w:sz="3" w:space="0" w:color="000000"/>
              <w:bottom w:val="single" w:sz="3" w:space="0" w:color="000000"/>
              <w:right w:val="single" w:sz="3" w:space="0" w:color="000000"/>
            </w:tcBorders>
          </w:tcPr>
          <w:p w14:paraId="7BCC0448" w14:textId="77777777" w:rsidR="00870F73" w:rsidRDefault="00FC4FEA">
            <w:pPr>
              <w:spacing w:after="0" w:line="259" w:lineRule="auto"/>
              <w:ind w:left="0" w:right="21" w:firstLine="0"/>
              <w:jc w:val="center"/>
            </w:pPr>
            <w:r>
              <w:rPr>
                <w:i/>
              </w:rPr>
              <w:t>accent</w:t>
            </w:r>
          </w:p>
        </w:tc>
        <w:tc>
          <w:tcPr>
            <w:tcW w:w="5787" w:type="dxa"/>
            <w:tcBorders>
              <w:top w:val="single" w:sz="3" w:space="0" w:color="000000"/>
              <w:left w:val="single" w:sz="3" w:space="0" w:color="000000"/>
              <w:bottom w:val="single" w:sz="3" w:space="0" w:color="000000"/>
              <w:right w:val="single" w:sz="3" w:space="0" w:color="000000"/>
            </w:tcBorders>
          </w:tcPr>
          <w:p w14:paraId="5CCD2F5F" w14:textId="77777777" w:rsidR="00870F73" w:rsidRDefault="00FC4FEA">
            <w:pPr>
              <w:spacing w:after="0" w:line="259" w:lineRule="auto"/>
              <w:ind w:left="0" w:right="0" w:firstLine="0"/>
              <w:jc w:val="center"/>
            </w:pPr>
            <w:r>
              <w:t>‘Present’ or ‘Absent’</w:t>
            </w:r>
          </w:p>
        </w:tc>
      </w:tr>
      <w:tr w:rsidR="00870F73" w14:paraId="366ED242" w14:textId="77777777">
        <w:trPr>
          <w:trHeight w:val="271"/>
        </w:trPr>
        <w:tc>
          <w:tcPr>
            <w:tcW w:w="0" w:type="auto"/>
            <w:vMerge/>
            <w:tcBorders>
              <w:top w:val="nil"/>
              <w:left w:val="single" w:sz="3" w:space="0" w:color="000000"/>
              <w:bottom w:val="single" w:sz="3" w:space="0" w:color="000000"/>
              <w:right w:val="single" w:sz="3" w:space="0" w:color="000000"/>
            </w:tcBorders>
          </w:tcPr>
          <w:p w14:paraId="65A894D8" w14:textId="77777777" w:rsidR="00870F73" w:rsidRDefault="00870F73">
            <w:pPr>
              <w:spacing w:after="160" w:line="259" w:lineRule="auto"/>
              <w:ind w:left="0" w:right="0" w:firstLine="0"/>
              <w:jc w:val="left"/>
            </w:pPr>
          </w:p>
        </w:tc>
        <w:tc>
          <w:tcPr>
            <w:tcW w:w="1883" w:type="dxa"/>
            <w:tcBorders>
              <w:top w:val="single" w:sz="3" w:space="0" w:color="000000"/>
              <w:left w:val="single" w:sz="3" w:space="0" w:color="000000"/>
              <w:bottom w:val="single" w:sz="3" w:space="0" w:color="000000"/>
              <w:right w:val="single" w:sz="3" w:space="0" w:color="000000"/>
            </w:tcBorders>
          </w:tcPr>
          <w:p w14:paraId="0F6314BD" w14:textId="77777777" w:rsidR="00870F73" w:rsidRDefault="00FC4FEA">
            <w:pPr>
              <w:spacing w:after="0" w:line="259" w:lineRule="auto"/>
              <w:ind w:left="0" w:right="19" w:firstLine="0"/>
              <w:jc w:val="center"/>
            </w:pPr>
            <w:r>
              <w:rPr>
                <w:i/>
              </w:rPr>
              <w:t>city</w:t>
            </w:r>
          </w:p>
        </w:tc>
        <w:tc>
          <w:tcPr>
            <w:tcW w:w="5787" w:type="dxa"/>
            <w:tcBorders>
              <w:top w:val="single" w:sz="3" w:space="0" w:color="000000"/>
              <w:left w:val="single" w:sz="3" w:space="0" w:color="000000"/>
              <w:bottom w:val="single" w:sz="3" w:space="0" w:color="000000"/>
              <w:right w:val="single" w:sz="3" w:space="0" w:color="000000"/>
            </w:tcBorders>
          </w:tcPr>
          <w:p w14:paraId="671F4A35" w14:textId="77777777" w:rsidR="00870F73" w:rsidRDefault="00FC4FEA">
            <w:pPr>
              <w:spacing w:after="0" w:line="259" w:lineRule="auto"/>
              <w:ind w:left="0" w:right="0" w:firstLine="0"/>
              <w:jc w:val="center"/>
            </w:pPr>
            <w:r>
              <w:t>‘Richmond’ or ‘Surrey’</w:t>
            </w:r>
          </w:p>
        </w:tc>
      </w:tr>
      <w:tr w:rsidR="00870F73" w14:paraId="5EF58E50" w14:textId="77777777">
        <w:trPr>
          <w:trHeight w:val="279"/>
        </w:trPr>
        <w:tc>
          <w:tcPr>
            <w:tcW w:w="2316" w:type="dxa"/>
            <w:vMerge w:val="restart"/>
            <w:tcBorders>
              <w:top w:val="single" w:sz="3" w:space="0" w:color="000000"/>
              <w:left w:val="single" w:sz="3" w:space="0" w:color="000000"/>
              <w:bottom w:val="single" w:sz="3" w:space="0" w:color="000000"/>
              <w:right w:val="single" w:sz="3" w:space="0" w:color="000000"/>
            </w:tcBorders>
          </w:tcPr>
          <w:p w14:paraId="5485033E" w14:textId="77777777" w:rsidR="00870F73" w:rsidRDefault="00FC4FEA">
            <w:pPr>
              <w:spacing w:after="0" w:line="259" w:lineRule="auto"/>
              <w:ind w:left="0" w:right="0" w:firstLine="0"/>
              <w:jc w:val="center"/>
            </w:pPr>
            <w:r>
              <w:t>Responses / dependent variables</w:t>
            </w:r>
          </w:p>
        </w:tc>
        <w:tc>
          <w:tcPr>
            <w:tcW w:w="1883" w:type="dxa"/>
            <w:tcBorders>
              <w:top w:val="single" w:sz="3" w:space="0" w:color="000000"/>
              <w:left w:val="single" w:sz="3" w:space="0" w:color="000000"/>
              <w:bottom w:val="single" w:sz="3" w:space="0" w:color="000000"/>
              <w:right w:val="single" w:sz="3" w:space="0" w:color="000000"/>
            </w:tcBorders>
          </w:tcPr>
          <w:p w14:paraId="0DDA567D" w14:textId="77777777" w:rsidR="00870F73" w:rsidRDefault="00FC4FEA">
            <w:pPr>
              <w:spacing w:after="0" w:line="259" w:lineRule="auto"/>
              <w:ind w:left="0" w:right="24" w:firstLine="0"/>
              <w:jc w:val="center"/>
            </w:pPr>
            <w:r>
              <w:rPr>
                <w:i/>
              </w:rPr>
              <w:t>callback</w:t>
            </w:r>
          </w:p>
        </w:tc>
        <w:tc>
          <w:tcPr>
            <w:tcW w:w="5787" w:type="dxa"/>
            <w:tcBorders>
              <w:top w:val="single" w:sz="3" w:space="0" w:color="000000"/>
              <w:left w:val="single" w:sz="3" w:space="0" w:color="000000"/>
              <w:bottom w:val="single" w:sz="3" w:space="0" w:color="000000"/>
              <w:right w:val="single" w:sz="3" w:space="0" w:color="000000"/>
            </w:tcBorders>
          </w:tcPr>
          <w:p w14:paraId="0C34C1A5" w14:textId="77777777" w:rsidR="00870F73" w:rsidRDefault="00FC4FEA">
            <w:pPr>
              <w:spacing w:after="0" w:line="259" w:lineRule="auto"/>
              <w:ind w:left="0" w:right="0" w:firstLine="0"/>
              <w:jc w:val="center"/>
            </w:pPr>
            <w:r>
              <w:t>‘True’ (coded as ‘1’) or ‘False’ (coded as ‘0’)</w:t>
            </w:r>
          </w:p>
        </w:tc>
      </w:tr>
      <w:tr w:rsidR="00870F73" w14:paraId="55071C3D" w14:textId="77777777">
        <w:trPr>
          <w:trHeight w:val="271"/>
        </w:trPr>
        <w:tc>
          <w:tcPr>
            <w:tcW w:w="0" w:type="auto"/>
            <w:vMerge/>
            <w:tcBorders>
              <w:top w:val="nil"/>
              <w:left w:val="single" w:sz="3" w:space="0" w:color="000000"/>
              <w:bottom w:val="single" w:sz="3" w:space="0" w:color="000000"/>
              <w:right w:val="single" w:sz="3" w:space="0" w:color="000000"/>
            </w:tcBorders>
          </w:tcPr>
          <w:p w14:paraId="0D6175D2" w14:textId="77777777" w:rsidR="00870F73" w:rsidRDefault="00870F73">
            <w:pPr>
              <w:spacing w:after="160" w:line="259" w:lineRule="auto"/>
              <w:ind w:left="0" w:right="0" w:firstLine="0"/>
              <w:jc w:val="left"/>
            </w:pPr>
          </w:p>
        </w:tc>
        <w:tc>
          <w:tcPr>
            <w:tcW w:w="1883" w:type="dxa"/>
            <w:tcBorders>
              <w:top w:val="single" w:sz="3" w:space="0" w:color="000000"/>
              <w:left w:val="single" w:sz="3" w:space="0" w:color="000000"/>
              <w:bottom w:val="single" w:sz="3" w:space="0" w:color="000000"/>
              <w:right w:val="single" w:sz="3" w:space="0" w:color="000000"/>
            </w:tcBorders>
          </w:tcPr>
          <w:p w14:paraId="6EF1BC33" w14:textId="77777777" w:rsidR="00870F73" w:rsidRDefault="00FC4FEA">
            <w:pPr>
              <w:spacing w:after="0" w:line="259" w:lineRule="auto"/>
              <w:ind w:left="0" w:right="24" w:firstLine="0"/>
              <w:jc w:val="center"/>
            </w:pPr>
            <w:r>
              <w:rPr>
                <w:i/>
              </w:rPr>
              <w:t>appoint offer</w:t>
            </w:r>
          </w:p>
        </w:tc>
        <w:tc>
          <w:tcPr>
            <w:tcW w:w="5787" w:type="dxa"/>
            <w:tcBorders>
              <w:top w:val="single" w:sz="3" w:space="0" w:color="000000"/>
              <w:left w:val="single" w:sz="3" w:space="0" w:color="000000"/>
              <w:bottom w:val="single" w:sz="3" w:space="0" w:color="000000"/>
              <w:right w:val="single" w:sz="3" w:space="0" w:color="000000"/>
            </w:tcBorders>
          </w:tcPr>
          <w:p w14:paraId="4ACDD23C" w14:textId="77777777" w:rsidR="00870F73" w:rsidRDefault="00FC4FEA">
            <w:pPr>
              <w:spacing w:after="0" w:line="259" w:lineRule="auto"/>
              <w:ind w:left="0" w:right="0" w:firstLine="0"/>
              <w:jc w:val="left"/>
            </w:pPr>
            <w:r>
              <w:t>‘Yes’, ‘Not sure’ or ‘No’ (coded as ‘2’, ‘1’, ‘0’ respectively)</w:t>
            </w:r>
          </w:p>
        </w:tc>
      </w:tr>
    </w:tbl>
    <w:p w14:paraId="0CD34534" w14:textId="15B1EBB3" w:rsidR="00870F73" w:rsidRDefault="00FC4FEA">
      <w:pPr>
        <w:spacing w:after="0" w:line="259" w:lineRule="auto"/>
        <w:ind w:left="0" w:firstLine="0"/>
        <w:jc w:val="center"/>
      </w:pPr>
      <w:r>
        <w:rPr>
          <w:b/>
        </w:rPr>
        <w:t>Table 1: Example table of variables included in the analysis</w:t>
      </w:r>
      <w:del w:id="116" w:author="Hongxing Qi" w:date="2020-11-19T14:51:00Z">
        <w:r w:rsidDel="00A712DF">
          <w:rPr>
            <w:b/>
          </w:rPr>
          <w:delText>.</w:delText>
        </w:r>
      </w:del>
    </w:p>
    <w:p w14:paraId="201284BB" w14:textId="77777777" w:rsidR="00870F73" w:rsidRDefault="00FC4FEA">
      <w:pPr>
        <w:spacing w:after="149" w:line="259" w:lineRule="auto"/>
        <w:ind w:left="432" w:right="0" w:firstLine="0"/>
        <w:jc w:val="left"/>
      </w:pPr>
      <w:r>
        <w:rPr>
          <w:rFonts w:ascii="Calibri" w:eastAsia="Calibri" w:hAnsi="Calibri" w:cs="Calibri"/>
          <w:noProof/>
        </w:rPr>
        <w:lastRenderedPageBreak/>
        <mc:AlternateContent>
          <mc:Choice Requires="wpg">
            <w:drawing>
              <wp:inline distT="0" distB="0" distL="0" distR="0" wp14:anchorId="38649391" wp14:editId="057DEABC">
                <wp:extent cx="5395233" cy="1782966"/>
                <wp:effectExtent l="0" t="0" r="0" b="0"/>
                <wp:docPr id="10097" name="Group 10097"/>
                <wp:cNvGraphicFramePr/>
                <a:graphic xmlns:a="http://schemas.openxmlformats.org/drawingml/2006/main">
                  <a:graphicData uri="http://schemas.microsoft.com/office/word/2010/wordprocessingGroup">
                    <wpg:wgp>
                      <wpg:cNvGrpSpPr/>
                      <wpg:grpSpPr>
                        <a:xfrm>
                          <a:off x="0" y="0"/>
                          <a:ext cx="5395233" cy="1782966"/>
                          <a:chOff x="0" y="0"/>
                          <a:chExt cx="5395233" cy="1782966"/>
                        </a:xfrm>
                      </wpg:grpSpPr>
                      <pic:pic xmlns:pic="http://schemas.openxmlformats.org/drawingml/2006/picture">
                        <pic:nvPicPr>
                          <pic:cNvPr id="141" name="Picture 141"/>
                          <pic:cNvPicPr/>
                        </pic:nvPicPr>
                        <pic:blipFill>
                          <a:blip r:embed="rId11"/>
                          <a:stretch>
                            <a:fillRect/>
                          </a:stretch>
                        </pic:blipFill>
                        <pic:spPr>
                          <a:xfrm>
                            <a:off x="0" y="0"/>
                            <a:ext cx="2674449" cy="1782966"/>
                          </a:xfrm>
                          <a:prstGeom prst="rect">
                            <a:avLst/>
                          </a:prstGeom>
                        </pic:spPr>
                      </pic:pic>
                      <pic:pic xmlns:pic="http://schemas.openxmlformats.org/drawingml/2006/picture">
                        <pic:nvPicPr>
                          <pic:cNvPr id="144" name="Picture 144"/>
                          <pic:cNvPicPr/>
                        </pic:nvPicPr>
                        <pic:blipFill>
                          <a:blip r:embed="rId12"/>
                          <a:stretch>
                            <a:fillRect/>
                          </a:stretch>
                        </pic:blipFill>
                        <pic:spPr>
                          <a:xfrm>
                            <a:off x="2720784" y="0"/>
                            <a:ext cx="2674449" cy="1782966"/>
                          </a:xfrm>
                          <a:prstGeom prst="rect">
                            <a:avLst/>
                          </a:prstGeom>
                        </pic:spPr>
                      </pic:pic>
                    </wpg:wgp>
                  </a:graphicData>
                </a:graphic>
              </wp:inline>
            </w:drawing>
          </mc:Choice>
          <mc:Fallback xmlns:a="http://schemas.openxmlformats.org/drawingml/2006/main">
            <w:pict>
              <v:group id="Group 10097" style="width:424.821pt;height:140.391pt;mso-position-horizontal-relative:char;mso-position-vertical-relative:line" coordsize="53952,17829">
                <v:shape id="Picture 141" style="position:absolute;width:26744;height:17829;left:0;top:0;" filled="f">
                  <v:imagedata r:id="rId13"/>
                </v:shape>
                <v:shape id="Picture 144" style="position:absolute;width:26744;height:17829;left:27207;top:0;" filled="f">
                  <v:imagedata r:id="rId14"/>
                </v:shape>
              </v:group>
            </w:pict>
          </mc:Fallback>
        </mc:AlternateContent>
      </w:r>
    </w:p>
    <w:p w14:paraId="017AAD30" w14:textId="77777777" w:rsidR="00870F73" w:rsidRDefault="00FC4FEA">
      <w:pPr>
        <w:pStyle w:val="Heading2"/>
        <w:numPr>
          <w:ilvl w:val="0"/>
          <w:numId w:val="0"/>
        </w:numPr>
        <w:tabs>
          <w:tab w:val="center" w:pos="2538"/>
          <w:tab w:val="center" w:pos="6822"/>
        </w:tabs>
        <w:ind w:right="0"/>
        <w:jc w:val="left"/>
      </w:pPr>
      <w:r>
        <w:rPr>
          <w:rFonts w:ascii="Calibri" w:eastAsia="Calibri" w:hAnsi="Calibri" w:cs="Calibri"/>
          <w:b w:val="0"/>
          <w:sz w:val="22"/>
        </w:rPr>
        <w:tab/>
      </w:r>
      <w:r>
        <w:t>(a)</w:t>
      </w:r>
      <w:r>
        <w:tab/>
        <w:t>(b)</w:t>
      </w:r>
    </w:p>
    <w:p w14:paraId="5A52C734" w14:textId="77777777" w:rsidR="00870F73" w:rsidRDefault="00FC4FEA">
      <w:pPr>
        <w:spacing w:after="149" w:line="259" w:lineRule="auto"/>
        <w:ind w:left="432" w:right="0" w:firstLine="0"/>
        <w:jc w:val="left"/>
      </w:pPr>
      <w:r>
        <w:rPr>
          <w:rFonts w:ascii="Calibri" w:eastAsia="Calibri" w:hAnsi="Calibri" w:cs="Calibri"/>
          <w:noProof/>
        </w:rPr>
        <mc:AlternateContent>
          <mc:Choice Requires="wpg">
            <w:drawing>
              <wp:inline distT="0" distB="0" distL="0" distR="0" wp14:anchorId="4AA2E598" wp14:editId="664ED401">
                <wp:extent cx="5395233" cy="1782966"/>
                <wp:effectExtent l="0" t="0" r="0" b="0"/>
                <wp:docPr id="10098" name="Group 10098"/>
                <wp:cNvGraphicFramePr/>
                <a:graphic xmlns:a="http://schemas.openxmlformats.org/drawingml/2006/main">
                  <a:graphicData uri="http://schemas.microsoft.com/office/word/2010/wordprocessingGroup">
                    <wpg:wgp>
                      <wpg:cNvGrpSpPr/>
                      <wpg:grpSpPr>
                        <a:xfrm>
                          <a:off x="0" y="0"/>
                          <a:ext cx="5395233" cy="1782966"/>
                          <a:chOff x="0" y="0"/>
                          <a:chExt cx="5395233" cy="1782966"/>
                        </a:xfrm>
                      </wpg:grpSpPr>
                      <pic:pic xmlns:pic="http://schemas.openxmlformats.org/drawingml/2006/picture">
                        <pic:nvPicPr>
                          <pic:cNvPr id="147" name="Picture 147"/>
                          <pic:cNvPicPr/>
                        </pic:nvPicPr>
                        <pic:blipFill>
                          <a:blip r:embed="rId15"/>
                          <a:stretch>
                            <a:fillRect/>
                          </a:stretch>
                        </pic:blipFill>
                        <pic:spPr>
                          <a:xfrm>
                            <a:off x="0" y="0"/>
                            <a:ext cx="2674449" cy="1782966"/>
                          </a:xfrm>
                          <a:prstGeom prst="rect">
                            <a:avLst/>
                          </a:prstGeom>
                        </pic:spPr>
                      </pic:pic>
                      <pic:pic xmlns:pic="http://schemas.openxmlformats.org/drawingml/2006/picture">
                        <pic:nvPicPr>
                          <pic:cNvPr id="150" name="Picture 150"/>
                          <pic:cNvPicPr/>
                        </pic:nvPicPr>
                        <pic:blipFill>
                          <a:blip r:embed="rId16"/>
                          <a:stretch>
                            <a:fillRect/>
                          </a:stretch>
                        </pic:blipFill>
                        <pic:spPr>
                          <a:xfrm>
                            <a:off x="2720784" y="0"/>
                            <a:ext cx="2674449" cy="1782966"/>
                          </a:xfrm>
                          <a:prstGeom prst="rect">
                            <a:avLst/>
                          </a:prstGeom>
                        </pic:spPr>
                      </pic:pic>
                    </wpg:wgp>
                  </a:graphicData>
                </a:graphic>
              </wp:inline>
            </w:drawing>
          </mc:Choice>
          <mc:Fallback xmlns:a="http://schemas.openxmlformats.org/drawingml/2006/main">
            <w:pict>
              <v:group id="Group 10098" style="width:424.821pt;height:140.391pt;mso-position-horizontal-relative:char;mso-position-vertical-relative:line" coordsize="53952,17829">
                <v:shape id="Picture 147" style="position:absolute;width:26744;height:17829;left:0;top:0;" filled="f">
                  <v:imagedata r:id="rId17"/>
                </v:shape>
                <v:shape id="Picture 150" style="position:absolute;width:26744;height:17829;left:27207;top:0;" filled="f">
                  <v:imagedata r:id="rId18"/>
                </v:shape>
              </v:group>
            </w:pict>
          </mc:Fallback>
        </mc:AlternateContent>
      </w:r>
    </w:p>
    <w:p w14:paraId="34B0FBA5" w14:textId="77777777" w:rsidR="00870F73" w:rsidRDefault="00FC4FEA">
      <w:pPr>
        <w:pStyle w:val="Heading2"/>
        <w:numPr>
          <w:ilvl w:val="0"/>
          <w:numId w:val="0"/>
        </w:numPr>
        <w:tabs>
          <w:tab w:val="center" w:pos="2538"/>
          <w:tab w:val="center" w:pos="6822"/>
        </w:tabs>
        <w:spacing w:after="243"/>
        <w:ind w:right="0"/>
        <w:jc w:val="left"/>
      </w:pPr>
      <w:r>
        <w:rPr>
          <w:rFonts w:ascii="Calibri" w:eastAsia="Calibri" w:hAnsi="Calibri" w:cs="Calibri"/>
          <w:b w:val="0"/>
          <w:sz w:val="22"/>
        </w:rPr>
        <w:tab/>
      </w:r>
      <w:r>
        <w:t>(c)</w:t>
      </w:r>
      <w:r>
        <w:tab/>
        <w:t>(d)</w:t>
      </w:r>
    </w:p>
    <w:p w14:paraId="04B2C183" w14:textId="65ABE01B" w:rsidR="00870F73" w:rsidRDefault="00FC4FEA">
      <w:pPr>
        <w:spacing w:after="427" w:line="269" w:lineRule="auto"/>
        <w:ind w:left="-5" w:right="712"/>
        <w:jc w:val="left"/>
      </w:pPr>
      <w:r>
        <w:rPr>
          <w:b/>
        </w:rPr>
        <w:t xml:space="preserve">Figure 1: Distribution of </w:t>
      </w:r>
      <w:r>
        <w:rPr>
          <w:rFonts w:ascii="Calibri" w:eastAsia="Calibri" w:hAnsi="Calibri" w:cs="Calibri"/>
          <w:i/>
        </w:rPr>
        <w:t xml:space="preserve">callback </w:t>
      </w:r>
      <w:r>
        <w:rPr>
          <w:b/>
        </w:rPr>
        <w:t xml:space="preserve">in predictors a) </w:t>
      </w:r>
      <w:r>
        <w:rPr>
          <w:rFonts w:ascii="Calibri" w:eastAsia="Calibri" w:hAnsi="Calibri" w:cs="Calibri"/>
          <w:i/>
        </w:rPr>
        <w:t>religion</w:t>
      </w:r>
      <w:r>
        <w:rPr>
          <w:b/>
        </w:rPr>
        <w:t xml:space="preserve">, b) </w:t>
      </w:r>
      <w:r>
        <w:rPr>
          <w:rFonts w:ascii="Calibri" w:eastAsia="Calibri" w:hAnsi="Calibri" w:cs="Calibri"/>
          <w:i/>
        </w:rPr>
        <w:t>gender</w:t>
      </w:r>
      <w:r>
        <w:rPr>
          <w:b/>
        </w:rPr>
        <w:t xml:space="preserve">, c) </w:t>
      </w:r>
      <w:r>
        <w:rPr>
          <w:rFonts w:ascii="Calibri" w:eastAsia="Calibri" w:hAnsi="Calibri" w:cs="Calibri"/>
          <w:i/>
        </w:rPr>
        <w:t xml:space="preserve">accent </w:t>
      </w:r>
      <w:r>
        <w:rPr>
          <w:b/>
        </w:rPr>
        <w:t xml:space="preserve">and d) </w:t>
      </w:r>
      <w:r>
        <w:rPr>
          <w:rFonts w:ascii="Calibri" w:eastAsia="Calibri" w:hAnsi="Calibri" w:cs="Calibri"/>
          <w:i/>
        </w:rPr>
        <w:t>city</w:t>
      </w:r>
      <w:del w:id="117" w:author="Hongxing Qi" w:date="2020-11-19T14:51:00Z">
        <w:r w:rsidDel="00A712DF">
          <w:rPr>
            <w:b/>
          </w:rPr>
          <w:delText>.</w:delText>
        </w:r>
      </w:del>
    </w:p>
    <w:p w14:paraId="58B66687" w14:textId="7674CF39" w:rsidR="00870F73" w:rsidRDefault="00FC4FEA">
      <w:pPr>
        <w:spacing w:after="520"/>
        <w:ind w:left="-5" w:right="934"/>
      </w:pPr>
      <w:r>
        <w:t>as a binary variable (i.e.</w:t>
      </w:r>
      <w:ins w:id="118" w:author="Hongxing Qi" w:date="2020-11-19T14:51:00Z">
        <w:r w:rsidR="00A712DF">
          <w:t>,</w:t>
        </w:r>
      </w:ins>
      <w:r>
        <w:t xml:space="preserve"> </w:t>
      </w:r>
      <w:r>
        <w:rPr>
          <w:i/>
        </w:rPr>
        <w:t>callback</w:t>
      </w:r>
      <w:r>
        <w:t xml:space="preserve">). An ordinal regression model, which is an extension of the logistic regression model, is recommended for the case where the response is coded as an ordinal variable with more than two levels. Specifically, an ordinal variable is a variable whose value exists on an arbitrary scale where only the relative ordering between different values is important, such as </w:t>
      </w:r>
      <w:r>
        <w:rPr>
          <w:i/>
        </w:rPr>
        <w:t>appoint offer</w:t>
      </w:r>
      <w:r>
        <w:t xml:space="preserve">. A sample analysis though statistical programme language </w:t>
      </w:r>
      <w:r>
        <w:rPr>
          <w:rFonts w:ascii="Calibri" w:eastAsia="Calibri" w:hAnsi="Calibri" w:cs="Calibri"/>
        </w:rPr>
        <w:t xml:space="preserve">R </w:t>
      </w:r>
      <w:r>
        <w:t xml:space="preserve">is illustrated below as well as interpretation for the results. In the following analysis we include all predictors from Table 1, but choice of the predictors is flexible </w:t>
      </w:r>
      <w:ins w:id="119" w:author="Hongxing Qi" w:date="2020-11-19T14:52:00Z">
        <w:r w:rsidR="00A712DF">
          <w:t xml:space="preserve">due </w:t>
        </w:r>
      </w:ins>
      <w:del w:id="120" w:author="Hongxing Qi" w:date="2020-11-19T14:52:00Z">
        <w:r w:rsidDel="00A712DF">
          <w:delText>owing</w:delText>
        </w:r>
      </w:del>
      <w:r>
        <w:t xml:space="preserve"> to nature of the models. Researchers </w:t>
      </w:r>
      <w:ins w:id="121" w:author="Hongxing Qi" w:date="2020-11-19T14:52:00Z">
        <w:r w:rsidR="00A712DF">
          <w:t xml:space="preserve">of </w:t>
        </w:r>
      </w:ins>
      <w:del w:id="122" w:author="Hongxing Qi" w:date="2020-11-19T14:52:00Z">
        <w:r w:rsidDel="00A712DF">
          <w:delText>on</w:delText>
        </w:r>
      </w:del>
      <w:r>
        <w:t xml:space="preserve"> the study may choose </w:t>
      </w:r>
      <w:ins w:id="123" w:author="Hongxing Qi" w:date="2020-11-19T14:53:00Z">
        <w:r w:rsidR="00A712DF">
          <w:t xml:space="preserve">a </w:t>
        </w:r>
      </w:ins>
      <w:r>
        <w:t xml:space="preserve">desired set of predictors depending on the circumstances. All programming codes can be found in my </w:t>
      </w:r>
      <w:hyperlink r:id="rId19">
        <w:r>
          <w:t>Github repository.</w:t>
        </w:r>
      </w:hyperlink>
    </w:p>
    <w:p w14:paraId="68881BC3" w14:textId="77777777" w:rsidR="00870F73" w:rsidRDefault="00FC4FEA">
      <w:pPr>
        <w:pStyle w:val="Heading2"/>
        <w:spacing w:after="324"/>
        <w:ind w:left="598" w:right="0" w:hanging="613"/>
        <w:jc w:val="left"/>
      </w:pPr>
      <w:r>
        <w:rPr>
          <w:sz w:val="24"/>
        </w:rPr>
        <w:t xml:space="preserve">Logistic regression on </w:t>
      </w:r>
      <w:r>
        <w:rPr>
          <w:rFonts w:ascii="Calibri" w:eastAsia="Calibri" w:hAnsi="Calibri" w:cs="Calibri"/>
          <w:b w:val="0"/>
          <w:i/>
          <w:sz w:val="24"/>
        </w:rPr>
        <w:t>callback</w:t>
      </w:r>
    </w:p>
    <w:p w14:paraId="489DF60F" w14:textId="1358154E" w:rsidR="00870F73" w:rsidRDefault="00FC4FEA">
      <w:pPr>
        <w:spacing w:after="126" w:line="341" w:lineRule="auto"/>
        <w:ind w:left="-5" w:right="934"/>
      </w:pPr>
      <w:r>
        <w:t xml:space="preserve">As an exploratory analysis, Figure 1 depicts the distribution of </w:t>
      </w:r>
      <w:r>
        <w:rPr>
          <w:i/>
        </w:rPr>
        <w:t xml:space="preserve">callback </w:t>
      </w:r>
      <w:r>
        <w:t xml:space="preserve">within possible values of the predictors respectively. </w:t>
      </w:r>
      <w:r>
        <w:rPr>
          <w:i/>
        </w:rPr>
        <w:t xml:space="preserve">Religion </w:t>
      </w:r>
      <w:r>
        <w:t xml:space="preserve">and </w:t>
      </w:r>
      <w:r>
        <w:rPr>
          <w:i/>
        </w:rPr>
        <w:t xml:space="preserve">accent </w:t>
      </w:r>
      <w:r>
        <w:t>are the two factors that ha</w:t>
      </w:r>
      <w:ins w:id="124" w:author="Hongxing Qi" w:date="2020-11-19T14:53:00Z">
        <w:r w:rsidR="00A712DF">
          <w:t xml:space="preserve">ve </w:t>
        </w:r>
      </w:ins>
      <w:del w:id="125" w:author="Hongxing Qi" w:date="2020-11-19T14:53:00Z">
        <w:r w:rsidDel="00A712DF">
          <w:delText>s</w:delText>
        </w:r>
      </w:del>
      <w:r>
        <w:t xml:space="preserve"> distinctive proportions of ‘no callback’ in different categories, while </w:t>
      </w:r>
      <w:r>
        <w:rPr>
          <w:i/>
        </w:rPr>
        <w:t xml:space="preserve">gender </w:t>
      </w:r>
      <w:r>
        <w:t xml:space="preserve">and </w:t>
      </w:r>
      <w:r>
        <w:rPr>
          <w:i/>
        </w:rPr>
        <w:t xml:space="preserve">city </w:t>
      </w:r>
      <w:r>
        <w:t xml:space="preserve">seem to have little influence on the callback </w:t>
      </w:r>
      <w:r>
        <w:lastRenderedPageBreak/>
        <w:t xml:space="preserve">rate. Taking all four factors into account as predictors, we build the logistic regression model on response variable </w:t>
      </w:r>
      <w:r>
        <w:rPr>
          <w:i/>
        </w:rPr>
        <w:t>callback</w:t>
      </w:r>
      <w:r>
        <w:t>:</w:t>
      </w:r>
    </w:p>
    <w:p w14:paraId="6EF57EB4" w14:textId="77777777" w:rsidR="00870F73" w:rsidRDefault="00FC4FEA">
      <w:pPr>
        <w:tabs>
          <w:tab w:val="center" w:pos="4739"/>
          <w:tab w:val="center" w:pos="9221"/>
        </w:tabs>
        <w:spacing w:after="279" w:line="259" w:lineRule="auto"/>
        <w:ind w:left="0" w:right="0" w:firstLine="0"/>
        <w:jc w:val="left"/>
      </w:pPr>
      <w:r>
        <w:rPr>
          <w:rFonts w:ascii="Calibri" w:eastAsia="Calibri" w:hAnsi="Calibri" w:cs="Calibri"/>
        </w:rPr>
        <w:tab/>
      </w:r>
      <w:r>
        <w:rPr>
          <w:noProof/>
        </w:rPr>
        <w:drawing>
          <wp:inline distT="0" distB="0" distL="0" distR="0" wp14:anchorId="792817C1" wp14:editId="12244ED0">
            <wp:extent cx="3886200" cy="283464"/>
            <wp:effectExtent l="0" t="0" r="0" b="0"/>
            <wp:docPr id="10986" name="Picture 10986"/>
            <wp:cNvGraphicFramePr/>
            <a:graphic xmlns:a="http://schemas.openxmlformats.org/drawingml/2006/main">
              <a:graphicData uri="http://schemas.openxmlformats.org/drawingml/2006/picture">
                <pic:pic xmlns:pic="http://schemas.openxmlformats.org/drawingml/2006/picture">
                  <pic:nvPicPr>
                    <pic:cNvPr id="10986" name="Picture 10986"/>
                    <pic:cNvPicPr/>
                  </pic:nvPicPr>
                  <pic:blipFill>
                    <a:blip r:embed="rId20"/>
                    <a:stretch>
                      <a:fillRect/>
                    </a:stretch>
                  </pic:blipFill>
                  <pic:spPr>
                    <a:xfrm>
                      <a:off x="0" y="0"/>
                      <a:ext cx="3886200" cy="283464"/>
                    </a:xfrm>
                    <a:prstGeom prst="rect">
                      <a:avLst/>
                    </a:prstGeom>
                  </pic:spPr>
                </pic:pic>
              </a:graphicData>
            </a:graphic>
          </wp:inline>
        </w:drawing>
      </w:r>
      <w:r>
        <w:tab/>
        <w:t>(1)</w:t>
      </w:r>
    </w:p>
    <w:p w14:paraId="5B0AB6C0" w14:textId="16484F40" w:rsidR="00870F73" w:rsidRDefault="00FC4FEA">
      <w:pPr>
        <w:spacing w:after="0" w:line="333" w:lineRule="auto"/>
        <w:ind w:left="-5" w:right="934"/>
      </w:pPr>
      <w:r>
        <w:t xml:space="preserve">where </w:t>
      </w:r>
      <w:r>
        <w:rPr>
          <w:i/>
        </w:rPr>
        <w:t xml:space="preserve">i </w:t>
      </w:r>
      <w:r>
        <w:t xml:space="preserve">represents the </w:t>
      </w:r>
      <w:r>
        <w:rPr>
          <w:i/>
        </w:rPr>
        <w:t>i</w:t>
      </w:r>
      <w:r>
        <w:rPr>
          <w:i/>
          <w:vertAlign w:val="superscript"/>
        </w:rPr>
        <w:t xml:space="preserve">th </w:t>
      </w:r>
      <w:r>
        <w:t xml:space="preserve">phone message, </w:t>
      </w:r>
      <w:r>
        <w:rPr>
          <w:i/>
        </w:rPr>
        <w:t>µ</w:t>
      </w:r>
      <w:r>
        <w:rPr>
          <w:i/>
          <w:vertAlign w:val="subscript"/>
        </w:rPr>
        <w:t xml:space="preserve">i </w:t>
      </w:r>
      <w:r>
        <w:t>= E(</w:t>
      </w:r>
      <w:r>
        <w:rPr>
          <w:i/>
        </w:rPr>
        <w:t>y</w:t>
      </w:r>
      <w:r>
        <w:rPr>
          <w:i/>
          <w:vertAlign w:val="subscript"/>
        </w:rPr>
        <w:t>i</w:t>
      </w:r>
      <w:r>
        <w:t>) = P(</w:t>
      </w:r>
      <w:r>
        <w:rPr>
          <w:i/>
        </w:rPr>
        <w:t>y</w:t>
      </w:r>
      <w:r>
        <w:rPr>
          <w:i/>
          <w:vertAlign w:val="subscript"/>
        </w:rPr>
        <w:t xml:space="preserve">i </w:t>
      </w:r>
      <w:r>
        <w:t xml:space="preserve">= 1) is the probability of </w:t>
      </w:r>
      <w:r>
        <w:rPr>
          <w:i/>
        </w:rPr>
        <w:t>i</w:t>
      </w:r>
      <w:r>
        <w:rPr>
          <w:i/>
          <w:vertAlign w:val="superscript"/>
        </w:rPr>
        <w:t xml:space="preserve">th </w:t>
      </w:r>
      <w:r>
        <w:t xml:space="preserve">phone message receives callback, </w:t>
      </w:r>
      <w:r>
        <w:rPr>
          <w:i/>
        </w:rPr>
        <w:t>x</w:t>
      </w:r>
      <w:r>
        <w:rPr>
          <w:i/>
          <w:vertAlign w:val="subscript"/>
        </w:rPr>
        <w:t>i</w:t>
      </w:r>
      <w:r>
        <w:rPr>
          <w:vertAlign w:val="subscript"/>
        </w:rPr>
        <w:t>1</w:t>
      </w:r>
      <w:r>
        <w:rPr>
          <w:i/>
        </w:rPr>
        <w:t>,...,x</w:t>
      </w:r>
      <w:r>
        <w:rPr>
          <w:i/>
          <w:vertAlign w:val="subscript"/>
        </w:rPr>
        <w:t>i</w:t>
      </w:r>
      <w:r>
        <w:rPr>
          <w:vertAlign w:val="subscript"/>
        </w:rPr>
        <w:t xml:space="preserve">4 </w:t>
      </w:r>
      <w:r>
        <w:t>are the values of each predictor</w:t>
      </w:r>
      <w:ins w:id="126" w:author="Hongxing Qi" w:date="2020-11-19T14:54:00Z">
        <w:r w:rsidR="00A712DF">
          <w:t>’</w:t>
        </w:r>
      </w:ins>
      <w:r>
        <w:t xml:space="preserve">s for the </w:t>
      </w:r>
      <w:r>
        <w:rPr>
          <w:i/>
        </w:rPr>
        <w:t>i</w:t>
      </w:r>
      <w:r>
        <w:rPr>
          <w:i/>
          <w:vertAlign w:val="superscript"/>
        </w:rPr>
        <w:t xml:space="preserve">th </w:t>
      </w:r>
      <w:r>
        <w:t xml:space="preserve">phone message, </w:t>
      </w:r>
      <w:r>
        <w:rPr>
          <w:i/>
        </w:rPr>
        <w:t>β</w:t>
      </w:r>
      <w:r>
        <w:rPr>
          <w:vertAlign w:val="subscript"/>
        </w:rPr>
        <w:t xml:space="preserve">0 </w:t>
      </w:r>
      <w:r>
        <w:t xml:space="preserve">is the intercept, and </w:t>
      </w:r>
      <w:r>
        <w:rPr>
          <w:i/>
        </w:rPr>
        <w:t>β</w:t>
      </w:r>
      <w:r>
        <w:rPr>
          <w:vertAlign w:val="subscript"/>
        </w:rPr>
        <w:t>1</w:t>
      </w:r>
      <w:r>
        <w:rPr>
          <w:i/>
        </w:rPr>
        <w:t>,...,β</w:t>
      </w:r>
      <w:r>
        <w:rPr>
          <w:vertAlign w:val="subscript"/>
        </w:rPr>
        <w:t xml:space="preserve">4 </w:t>
      </w:r>
      <w:r>
        <w:t xml:space="preserve">are the regression coefficients for four predictors respectively. </w:t>
      </w:r>
      <w:commentRangeStart w:id="127"/>
      <w:r>
        <w:t xml:space="preserve">A main advantage of the logistic regression model is its attractive interpretation: </w:t>
      </w:r>
      <w:r>
        <w:rPr>
          <w:noProof/>
        </w:rPr>
        <w:drawing>
          <wp:inline distT="0" distB="0" distL="0" distR="0" wp14:anchorId="15F0333E" wp14:editId="3AEA9569">
            <wp:extent cx="1472184" cy="222504"/>
            <wp:effectExtent l="0" t="0" r="0" b="0"/>
            <wp:docPr id="10987" name="Picture 10987"/>
            <wp:cNvGraphicFramePr/>
            <a:graphic xmlns:a="http://schemas.openxmlformats.org/drawingml/2006/main">
              <a:graphicData uri="http://schemas.openxmlformats.org/drawingml/2006/picture">
                <pic:pic xmlns:pic="http://schemas.openxmlformats.org/drawingml/2006/picture">
                  <pic:nvPicPr>
                    <pic:cNvPr id="10987" name="Picture 10987"/>
                    <pic:cNvPicPr/>
                  </pic:nvPicPr>
                  <pic:blipFill>
                    <a:blip r:embed="rId21"/>
                    <a:stretch>
                      <a:fillRect/>
                    </a:stretch>
                  </pic:blipFill>
                  <pic:spPr>
                    <a:xfrm>
                      <a:off x="0" y="0"/>
                      <a:ext cx="1472184" cy="222504"/>
                    </a:xfrm>
                    <a:prstGeom prst="rect">
                      <a:avLst/>
                    </a:prstGeom>
                  </pic:spPr>
                </pic:pic>
              </a:graphicData>
            </a:graphic>
          </wp:inline>
        </w:drawing>
      </w:r>
    </w:p>
    <w:p w14:paraId="4511CB3A" w14:textId="7AFEEBC9" w:rsidR="00870F73" w:rsidRDefault="00FC4FEA">
      <w:pPr>
        <w:spacing w:after="320" w:line="339" w:lineRule="auto"/>
        <w:ind w:left="-5" w:right="934"/>
      </w:pPr>
      <w:r>
        <w:t xml:space="preserve">can be interpreted as the </w:t>
      </w:r>
      <w:r>
        <w:rPr>
          <w:b/>
        </w:rPr>
        <w:t xml:space="preserve">odds </w:t>
      </w:r>
      <w:r>
        <w:t>of event “</w:t>
      </w:r>
      <w:r>
        <w:rPr>
          <w:i/>
        </w:rPr>
        <w:t>y</w:t>
      </w:r>
      <w:r>
        <w:rPr>
          <w:i/>
          <w:vertAlign w:val="subscript"/>
        </w:rPr>
        <w:t xml:space="preserve">i </w:t>
      </w:r>
      <w:r>
        <w:t xml:space="preserve">= 1”, so the parameter (say) </w:t>
      </w:r>
      <w:r>
        <w:rPr>
          <w:i/>
        </w:rPr>
        <w:t>β</w:t>
      </w:r>
      <w:r>
        <w:rPr>
          <w:i/>
          <w:vertAlign w:val="subscript"/>
        </w:rPr>
        <w:t xml:space="preserve">j </w:t>
      </w:r>
      <w:r>
        <w:t xml:space="preserve">may be interpreted as the change of odds in log-scale when the </w:t>
      </w:r>
      <w:r>
        <w:rPr>
          <w:i/>
        </w:rPr>
        <w:t>j</w:t>
      </w:r>
      <w:r>
        <w:rPr>
          <w:i/>
          <w:vertAlign w:val="superscript"/>
        </w:rPr>
        <w:t xml:space="preserve">th </w:t>
      </w:r>
      <w:r>
        <w:t xml:space="preserve">predictor is changed from baseline value to alternate value. </w:t>
      </w:r>
      <w:commentRangeEnd w:id="127"/>
      <w:r w:rsidR="00A712DF">
        <w:rPr>
          <w:rStyle w:val="CommentReference"/>
        </w:rPr>
        <w:commentReference w:id="127"/>
      </w:r>
      <w:r>
        <w:t xml:space="preserve">We can fit the regression coefficients in Equation 1 through </w:t>
      </w:r>
      <w:r>
        <w:rPr>
          <w:rFonts w:ascii="Calibri" w:eastAsia="Calibri" w:hAnsi="Calibri" w:cs="Calibri"/>
        </w:rPr>
        <w:t>R</w:t>
      </w:r>
      <w:r>
        <w:t xml:space="preserve">. The following presents a sample code output from applying the </w:t>
      </w:r>
      <w:r>
        <w:rPr>
          <w:rFonts w:ascii="Calibri" w:eastAsia="Calibri" w:hAnsi="Calibri" w:cs="Calibri"/>
        </w:rPr>
        <w:t xml:space="preserve">glm </w:t>
      </w:r>
      <w:r>
        <w:t xml:space="preserve">function </w:t>
      </w:r>
      <w:ins w:id="128" w:author="Hongxing Qi" w:date="2020-11-19T14:56:00Z">
        <w:r w:rsidR="00A712DF">
          <w:t xml:space="preserve">to </w:t>
        </w:r>
      </w:ins>
      <w:del w:id="129" w:author="Hongxing Qi" w:date="2020-11-19T14:56:00Z">
        <w:r w:rsidDel="00A712DF">
          <w:delText>on</w:delText>
        </w:r>
      </w:del>
      <w:r>
        <w:t xml:space="preserve"> simulated data </w:t>
      </w:r>
      <w:commentRangeStart w:id="130"/>
      <w:r>
        <w:t>with the arguments set to perform logistic regression:</w:t>
      </w:r>
      <w:commentRangeEnd w:id="130"/>
      <w:r w:rsidR="00A712DF">
        <w:rPr>
          <w:rStyle w:val="CommentReference"/>
        </w:rPr>
        <w:commentReference w:id="130"/>
      </w:r>
    </w:p>
    <w:p w14:paraId="56AE43FD" w14:textId="77777777" w:rsidR="00870F73" w:rsidRDefault="00FC4FEA">
      <w:pPr>
        <w:spacing w:after="83"/>
        <w:ind w:left="-5" w:right="0"/>
        <w:jc w:val="left"/>
      </w:pPr>
      <w:r>
        <w:rPr>
          <w:rFonts w:ascii="Calibri" w:eastAsia="Calibri" w:hAnsi="Calibri" w:cs="Calibri"/>
        </w:rPr>
        <w:t>&gt; lr.fit &lt;- glm(callback ~ religion + gender + accent + city,</w:t>
      </w:r>
    </w:p>
    <w:p w14:paraId="76732B88" w14:textId="77777777" w:rsidR="00870F73" w:rsidRDefault="00FC4FEA">
      <w:pPr>
        <w:tabs>
          <w:tab w:val="center" w:pos="5269"/>
        </w:tabs>
        <w:spacing w:after="83"/>
        <w:ind w:left="-15" w:right="0" w:firstLine="0"/>
        <w:jc w:val="left"/>
      </w:pPr>
      <w:r>
        <w:rPr>
          <w:rFonts w:ascii="Calibri" w:eastAsia="Calibri" w:hAnsi="Calibri" w:cs="Calibri"/>
        </w:rPr>
        <w:t>+</w:t>
      </w:r>
      <w:r>
        <w:rPr>
          <w:rFonts w:ascii="Calibri" w:eastAsia="Calibri" w:hAnsi="Calibri" w:cs="Calibri"/>
        </w:rPr>
        <w:tab/>
        <w:t>data = dat, family=binomial("logit")) ## Fit the parameters</w:t>
      </w:r>
    </w:p>
    <w:p w14:paraId="3B59EC74" w14:textId="77777777" w:rsidR="00870F73" w:rsidRDefault="00FC4FEA">
      <w:pPr>
        <w:spacing w:after="369"/>
        <w:ind w:left="-5" w:right="0"/>
        <w:jc w:val="left"/>
      </w:pPr>
      <w:r>
        <w:rPr>
          <w:rFonts w:ascii="Calibri" w:eastAsia="Calibri" w:hAnsi="Calibri" w:cs="Calibri"/>
        </w:rPr>
        <w:t>&gt; summary(lr.fit) ## Results summary</w:t>
      </w:r>
    </w:p>
    <w:p w14:paraId="03D0F549" w14:textId="77777777" w:rsidR="00870F73" w:rsidRDefault="00FC4FEA">
      <w:pPr>
        <w:spacing w:after="357"/>
        <w:ind w:left="-5" w:right="2635"/>
        <w:jc w:val="left"/>
      </w:pPr>
      <w:r>
        <w:rPr>
          <w:rFonts w:ascii="Calibri" w:eastAsia="Calibri" w:hAnsi="Calibri" w:cs="Calibri"/>
        </w:rPr>
        <w:t>Call: glm(formula = callback ~ ., family = binomial("logit"), data = dat)</w:t>
      </w:r>
    </w:p>
    <w:p w14:paraId="025EAE84" w14:textId="77777777" w:rsidR="00870F73" w:rsidRDefault="00FC4FEA">
      <w:pPr>
        <w:spacing w:after="83"/>
        <w:ind w:left="-5" w:right="0"/>
        <w:jc w:val="left"/>
      </w:pPr>
      <w:r>
        <w:rPr>
          <w:rFonts w:ascii="Calibri" w:eastAsia="Calibri" w:hAnsi="Calibri" w:cs="Calibri"/>
        </w:rPr>
        <w:t>Deviance Residuals:</w:t>
      </w:r>
    </w:p>
    <w:p w14:paraId="0559ABE3" w14:textId="77777777" w:rsidR="00870F73" w:rsidRDefault="00FC4FEA">
      <w:pPr>
        <w:tabs>
          <w:tab w:val="center" w:pos="630"/>
          <w:tab w:val="center" w:pos="1718"/>
          <w:tab w:val="center" w:pos="2520"/>
          <w:tab w:val="center" w:pos="3780"/>
          <w:tab w:val="center" w:pos="4754"/>
        </w:tabs>
        <w:spacing w:after="83"/>
        <w:ind w:left="0" w:right="0" w:firstLine="0"/>
        <w:jc w:val="left"/>
      </w:pPr>
      <w:r>
        <w:rPr>
          <w:rFonts w:ascii="Calibri" w:eastAsia="Calibri" w:hAnsi="Calibri" w:cs="Calibri"/>
        </w:rPr>
        <w:tab/>
        <w:t>Min</w:t>
      </w:r>
      <w:r>
        <w:rPr>
          <w:rFonts w:ascii="Calibri" w:eastAsia="Calibri" w:hAnsi="Calibri" w:cs="Calibri"/>
        </w:rPr>
        <w:tab/>
        <w:t>1Q</w:t>
      </w:r>
      <w:r>
        <w:rPr>
          <w:rFonts w:ascii="Calibri" w:eastAsia="Calibri" w:hAnsi="Calibri" w:cs="Calibri"/>
        </w:rPr>
        <w:tab/>
        <w:t>Median</w:t>
      </w:r>
      <w:r>
        <w:rPr>
          <w:rFonts w:ascii="Calibri" w:eastAsia="Calibri" w:hAnsi="Calibri" w:cs="Calibri"/>
        </w:rPr>
        <w:tab/>
        <w:t>3Q</w:t>
      </w:r>
      <w:r>
        <w:rPr>
          <w:rFonts w:ascii="Calibri" w:eastAsia="Calibri" w:hAnsi="Calibri" w:cs="Calibri"/>
        </w:rPr>
        <w:tab/>
        <w:t>Max</w:t>
      </w:r>
    </w:p>
    <w:p w14:paraId="5C23E434" w14:textId="77777777" w:rsidR="00870F73" w:rsidRDefault="00FC4FEA">
      <w:pPr>
        <w:tabs>
          <w:tab w:val="center" w:pos="2520"/>
          <w:tab w:val="center" w:pos="3551"/>
          <w:tab w:val="center" w:pos="4582"/>
        </w:tabs>
        <w:spacing w:after="369"/>
        <w:ind w:left="-15" w:right="0" w:firstLine="0"/>
        <w:jc w:val="left"/>
      </w:pPr>
      <w:r>
        <w:rPr>
          <w:rFonts w:ascii="Calibri" w:eastAsia="Calibri" w:hAnsi="Calibri" w:cs="Calibri"/>
        </w:rPr>
        <w:t>-2.2947 -0.9460</w:t>
      </w:r>
      <w:r>
        <w:rPr>
          <w:rFonts w:ascii="Calibri" w:eastAsia="Calibri" w:hAnsi="Calibri" w:cs="Calibri"/>
        </w:rPr>
        <w:tab/>
        <w:t>0.2638</w:t>
      </w:r>
      <w:r>
        <w:rPr>
          <w:rFonts w:ascii="Calibri" w:eastAsia="Calibri" w:hAnsi="Calibri" w:cs="Calibri"/>
        </w:rPr>
        <w:tab/>
        <w:t>0.7694</w:t>
      </w:r>
      <w:r>
        <w:rPr>
          <w:rFonts w:ascii="Calibri" w:eastAsia="Calibri" w:hAnsi="Calibri" w:cs="Calibri"/>
        </w:rPr>
        <w:tab/>
        <w:t>1.4280</w:t>
      </w:r>
    </w:p>
    <w:p w14:paraId="67F68D53" w14:textId="77777777" w:rsidR="00870F73" w:rsidRDefault="00FC4FEA">
      <w:pPr>
        <w:spacing w:after="36"/>
        <w:ind w:left="-5" w:right="0"/>
        <w:jc w:val="left"/>
      </w:pPr>
      <w:r>
        <w:rPr>
          <w:rFonts w:ascii="Calibri" w:eastAsia="Calibri" w:hAnsi="Calibri" w:cs="Calibri"/>
        </w:rPr>
        <w:t>Coefficients:</w:t>
      </w:r>
    </w:p>
    <w:p w14:paraId="78989007" w14:textId="77777777" w:rsidR="00870F73" w:rsidRDefault="00FC4FEA">
      <w:pPr>
        <w:spacing w:after="0"/>
        <w:ind w:left="1843" w:right="0"/>
        <w:jc w:val="left"/>
      </w:pPr>
      <w:r>
        <w:rPr>
          <w:rFonts w:ascii="Calibri" w:eastAsia="Calibri" w:hAnsi="Calibri" w:cs="Calibri"/>
        </w:rPr>
        <w:t>Estimate Std. Error z value Pr(&gt;|z|)</w:t>
      </w:r>
    </w:p>
    <w:tbl>
      <w:tblPr>
        <w:tblStyle w:val="TableGrid"/>
        <w:tblW w:w="6185" w:type="dxa"/>
        <w:tblInd w:w="0" w:type="dxa"/>
        <w:tblLook w:val="04A0" w:firstRow="1" w:lastRow="0" w:firstColumn="1" w:lastColumn="0" w:noHBand="0" w:noVBand="1"/>
      </w:tblPr>
      <w:tblGrid>
        <w:gridCol w:w="2978"/>
        <w:gridCol w:w="3207"/>
      </w:tblGrid>
      <w:tr w:rsidR="00870F73" w14:paraId="74B6BDD7" w14:textId="77777777">
        <w:trPr>
          <w:trHeight w:val="255"/>
        </w:trPr>
        <w:tc>
          <w:tcPr>
            <w:tcW w:w="2978" w:type="dxa"/>
            <w:tcBorders>
              <w:top w:val="nil"/>
              <w:left w:val="nil"/>
              <w:bottom w:val="nil"/>
              <w:right w:val="nil"/>
            </w:tcBorders>
          </w:tcPr>
          <w:p w14:paraId="0FDA4572" w14:textId="77777777" w:rsidR="00870F73" w:rsidRDefault="00FC4FEA">
            <w:pPr>
              <w:tabs>
                <w:tab w:val="center" w:pos="2119"/>
              </w:tabs>
              <w:spacing w:after="0" w:line="259" w:lineRule="auto"/>
              <w:ind w:left="0" w:right="0" w:firstLine="0"/>
              <w:jc w:val="left"/>
            </w:pPr>
            <w:r>
              <w:rPr>
                <w:rFonts w:ascii="Calibri" w:eastAsia="Calibri" w:hAnsi="Calibri" w:cs="Calibri"/>
              </w:rPr>
              <w:t>(Intercept)</w:t>
            </w:r>
            <w:r>
              <w:rPr>
                <w:rFonts w:ascii="Calibri" w:eastAsia="Calibri" w:hAnsi="Calibri" w:cs="Calibri"/>
              </w:rPr>
              <w:tab/>
              <w:t>3.76833</w:t>
            </w:r>
          </w:p>
        </w:tc>
        <w:tc>
          <w:tcPr>
            <w:tcW w:w="3207" w:type="dxa"/>
            <w:tcBorders>
              <w:top w:val="nil"/>
              <w:left w:val="nil"/>
              <w:bottom w:val="nil"/>
              <w:right w:val="nil"/>
            </w:tcBorders>
          </w:tcPr>
          <w:p w14:paraId="43A6E547" w14:textId="77777777" w:rsidR="00870F73" w:rsidRDefault="00FC4FEA">
            <w:pPr>
              <w:spacing w:after="0" w:line="259" w:lineRule="auto"/>
              <w:ind w:left="0" w:right="0" w:firstLine="0"/>
            </w:pPr>
            <w:r>
              <w:rPr>
                <w:rFonts w:ascii="Calibri" w:eastAsia="Calibri" w:hAnsi="Calibri" w:cs="Calibri"/>
              </w:rPr>
              <w:t>0.35272 10.684 &lt; 2e-16 ***</w:t>
            </w:r>
          </w:p>
        </w:tc>
      </w:tr>
      <w:tr w:rsidR="00870F73" w14:paraId="7B39ADCB" w14:textId="77777777">
        <w:trPr>
          <w:trHeight w:val="329"/>
        </w:trPr>
        <w:tc>
          <w:tcPr>
            <w:tcW w:w="2978" w:type="dxa"/>
            <w:tcBorders>
              <w:top w:val="nil"/>
              <w:left w:val="nil"/>
              <w:bottom w:val="nil"/>
              <w:right w:val="nil"/>
            </w:tcBorders>
          </w:tcPr>
          <w:p w14:paraId="219DD446" w14:textId="77777777" w:rsidR="00870F73" w:rsidRDefault="00FC4FEA">
            <w:pPr>
              <w:spacing w:after="0" w:line="259" w:lineRule="auto"/>
              <w:ind w:left="0" w:right="0" w:firstLine="0"/>
              <w:jc w:val="left"/>
            </w:pPr>
            <w:r>
              <w:rPr>
                <w:rFonts w:ascii="Calibri" w:eastAsia="Calibri" w:hAnsi="Calibri" w:cs="Calibri"/>
              </w:rPr>
              <w:t>religionSikh -2.70256</w:t>
            </w:r>
          </w:p>
        </w:tc>
        <w:tc>
          <w:tcPr>
            <w:tcW w:w="3207" w:type="dxa"/>
            <w:tcBorders>
              <w:top w:val="nil"/>
              <w:left w:val="nil"/>
              <w:bottom w:val="nil"/>
              <w:right w:val="nil"/>
            </w:tcBorders>
          </w:tcPr>
          <w:p w14:paraId="3EE53BF3" w14:textId="77777777" w:rsidR="00870F73" w:rsidRDefault="00FC4FEA">
            <w:pPr>
              <w:spacing w:after="0" w:line="259" w:lineRule="auto"/>
              <w:ind w:left="0" w:right="0" w:firstLine="0"/>
            </w:pPr>
            <w:r>
              <w:rPr>
                <w:rFonts w:ascii="Calibri" w:eastAsia="Calibri" w:hAnsi="Calibri" w:cs="Calibri"/>
              </w:rPr>
              <w:t>0.28465 -9.494 &lt; 2e-16 ***</w:t>
            </w:r>
          </w:p>
        </w:tc>
      </w:tr>
      <w:tr w:rsidR="00870F73" w14:paraId="71CFCCBC" w14:textId="77777777">
        <w:trPr>
          <w:trHeight w:val="329"/>
        </w:trPr>
        <w:tc>
          <w:tcPr>
            <w:tcW w:w="2978" w:type="dxa"/>
            <w:tcBorders>
              <w:top w:val="nil"/>
              <w:left w:val="nil"/>
              <w:bottom w:val="nil"/>
              <w:right w:val="nil"/>
            </w:tcBorders>
          </w:tcPr>
          <w:p w14:paraId="6ECD40C0" w14:textId="77777777" w:rsidR="00870F73" w:rsidRDefault="00FC4FEA">
            <w:pPr>
              <w:tabs>
                <w:tab w:val="center" w:pos="2062"/>
              </w:tabs>
              <w:spacing w:after="0" w:line="259" w:lineRule="auto"/>
              <w:ind w:left="0" w:right="0" w:firstLine="0"/>
              <w:jc w:val="left"/>
            </w:pPr>
            <w:r>
              <w:rPr>
                <w:rFonts w:ascii="Calibri" w:eastAsia="Calibri" w:hAnsi="Calibri" w:cs="Calibri"/>
              </w:rPr>
              <w:t>genderMale</w:t>
            </w:r>
            <w:r>
              <w:rPr>
                <w:rFonts w:ascii="Calibri" w:eastAsia="Calibri" w:hAnsi="Calibri" w:cs="Calibri"/>
              </w:rPr>
              <w:tab/>
              <w:t>-0.02224</w:t>
            </w:r>
          </w:p>
        </w:tc>
        <w:tc>
          <w:tcPr>
            <w:tcW w:w="3207" w:type="dxa"/>
            <w:tcBorders>
              <w:top w:val="nil"/>
              <w:left w:val="nil"/>
              <w:bottom w:val="nil"/>
              <w:right w:val="nil"/>
            </w:tcBorders>
          </w:tcPr>
          <w:p w14:paraId="5339F744" w14:textId="77777777" w:rsidR="00870F73" w:rsidRDefault="00FC4FEA">
            <w:pPr>
              <w:tabs>
                <w:tab w:val="center" w:pos="2405"/>
              </w:tabs>
              <w:spacing w:after="0" w:line="259" w:lineRule="auto"/>
              <w:ind w:left="0" w:right="0" w:firstLine="0"/>
              <w:jc w:val="left"/>
            </w:pPr>
            <w:r>
              <w:rPr>
                <w:rFonts w:ascii="Calibri" w:eastAsia="Calibri" w:hAnsi="Calibri" w:cs="Calibri"/>
              </w:rPr>
              <w:t>0.21612 -0.103</w:t>
            </w:r>
            <w:r>
              <w:rPr>
                <w:rFonts w:ascii="Calibri" w:eastAsia="Calibri" w:hAnsi="Calibri" w:cs="Calibri"/>
              </w:rPr>
              <w:tab/>
              <w:t>0.9180</w:t>
            </w:r>
          </w:p>
        </w:tc>
      </w:tr>
      <w:tr w:rsidR="00870F73" w14:paraId="73C58285" w14:textId="77777777">
        <w:trPr>
          <w:trHeight w:val="329"/>
        </w:trPr>
        <w:tc>
          <w:tcPr>
            <w:tcW w:w="2978" w:type="dxa"/>
            <w:tcBorders>
              <w:top w:val="nil"/>
              <w:left w:val="nil"/>
              <w:bottom w:val="nil"/>
              <w:right w:val="nil"/>
            </w:tcBorders>
          </w:tcPr>
          <w:p w14:paraId="4BEE2AC1" w14:textId="77777777" w:rsidR="00870F73" w:rsidRDefault="00FC4FEA">
            <w:pPr>
              <w:spacing w:after="0" w:line="259" w:lineRule="auto"/>
              <w:ind w:left="0" w:right="0" w:firstLine="0"/>
              <w:jc w:val="left"/>
            </w:pPr>
            <w:r>
              <w:rPr>
                <w:rFonts w:ascii="Calibri" w:eastAsia="Calibri" w:hAnsi="Calibri" w:cs="Calibri"/>
              </w:rPr>
              <w:t>accentPresent -1.21003</w:t>
            </w:r>
          </w:p>
        </w:tc>
        <w:tc>
          <w:tcPr>
            <w:tcW w:w="3207" w:type="dxa"/>
            <w:tcBorders>
              <w:top w:val="nil"/>
              <w:left w:val="nil"/>
              <w:bottom w:val="nil"/>
              <w:right w:val="nil"/>
            </w:tcBorders>
          </w:tcPr>
          <w:p w14:paraId="0AEAFBAB" w14:textId="77777777" w:rsidR="00870F73" w:rsidRDefault="00FC4FEA">
            <w:pPr>
              <w:spacing w:after="0" w:line="259" w:lineRule="auto"/>
              <w:ind w:left="0" w:right="0" w:firstLine="0"/>
            </w:pPr>
            <w:r>
              <w:rPr>
                <w:rFonts w:ascii="Calibri" w:eastAsia="Calibri" w:hAnsi="Calibri" w:cs="Calibri"/>
              </w:rPr>
              <w:t>0.22274 -5.432 5.56e-08 ***</w:t>
            </w:r>
          </w:p>
        </w:tc>
      </w:tr>
      <w:tr w:rsidR="00870F73" w14:paraId="33E1E055" w14:textId="77777777">
        <w:trPr>
          <w:trHeight w:val="255"/>
        </w:trPr>
        <w:tc>
          <w:tcPr>
            <w:tcW w:w="2978" w:type="dxa"/>
            <w:tcBorders>
              <w:top w:val="nil"/>
              <w:left w:val="nil"/>
              <w:bottom w:val="nil"/>
              <w:right w:val="nil"/>
            </w:tcBorders>
          </w:tcPr>
          <w:p w14:paraId="7B2D1961" w14:textId="77777777" w:rsidR="00870F73" w:rsidRDefault="00FC4FEA">
            <w:pPr>
              <w:tabs>
                <w:tab w:val="center" w:pos="2062"/>
              </w:tabs>
              <w:spacing w:after="0" w:line="259" w:lineRule="auto"/>
              <w:ind w:left="0" w:right="0" w:firstLine="0"/>
              <w:jc w:val="left"/>
            </w:pPr>
            <w:r>
              <w:rPr>
                <w:rFonts w:ascii="Calibri" w:eastAsia="Calibri" w:hAnsi="Calibri" w:cs="Calibri"/>
              </w:rPr>
              <w:t>citySurrey</w:t>
            </w:r>
            <w:r>
              <w:rPr>
                <w:rFonts w:ascii="Calibri" w:eastAsia="Calibri" w:hAnsi="Calibri" w:cs="Calibri"/>
              </w:rPr>
              <w:tab/>
              <w:t>-0.40560</w:t>
            </w:r>
          </w:p>
        </w:tc>
        <w:tc>
          <w:tcPr>
            <w:tcW w:w="3207" w:type="dxa"/>
            <w:tcBorders>
              <w:top w:val="nil"/>
              <w:left w:val="nil"/>
              <w:bottom w:val="nil"/>
              <w:right w:val="nil"/>
            </w:tcBorders>
          </w:tcPr>
          <w:p w14:paraId="0C33A231" w14:textId="77777777" w:rsidR="00870F73" w:rsidRDefault="00FC4FEA">
            <w:pPr>
              <w:tabs>
                <w:tab w:val="center" w:pos="2520"/>
              </w:tabs>
              <w:spacing w:after="0" w:line="259" w:lineRule="auto"/>
              <w:ind w:left="0" w:right="0" w:firstLine="0"/>
              <w:jc w:val="left"/>
            </w:pPr>
            <w:r>
              <w:rPr>
                <w:rFonts w:ascii="Calibri" w:eastAsia="Calibri" w:hAnsi="Calibri" w:cs="Calibri"/>
              </w:rPr>
              <w:t>0.21796 -1.861</w:t>
            </w:r>
            <w:r>
              <w:rPr>
                <w:rFonts w:ascii="Calibri" w:eastAsia="Calibri" w:hAnsi="Calibri" w:cs="Calibri"/>
              </w:rPr>
              <w:tab/>
              <w:t>0.0628 .</w:t>
            </w:r>
          </w:p>
        </w:tc>
      </w:tr>
    </w:tbl>
    <w:p w14:paraId="7B67EEFF" w14:textId="77777777" w:rsidR="00870F73" w:rsidRDefault="00FC4FEA">
      <w:pPr>
        <w:spacing w:after="374"/>
        <w:ind w:left="-5" w:right="934"/>
      </w:pPr>
      <w:r>
        <w:t>From the output, the estimated intercept is 3.77 and the estimated regression slope for the four predictors are -2.70, -0.02, -1.21, -0.41 respectively. The output gives us the fitted model:</w:t>
      </w:r>
    </w:p>
    <w:p w14:paraId="5D48AFD6" w14:textId="77777777" w:rsidR="00870F73" w:rsidRDefault="00FC4FEA">
      <w:pPr>
        <w:spacing w:after="0"/>
        <w:ind w:left="4336" w:right="934"/>
      </w:pPr>
      <w:r>
        <w:rPr>
          <w:noProof/>
        </w:rPr>
        <w:drawing>
          <wp:anchor distT="0" distB="0" distL="114300" distR="114300" simplePos="0" relativeHeight="251658240" behindDoc="0" locked="0" layoutInCell="1" allowOverlap="0" wp14:anchorId="5472A659" wp14:editId="4D648FEE">
            <wp:simplePos x="0" y="0"/>
            <wp:positionH relativeFrom="column">
              <wp:posOffset>504953</wp:posOffset>
            </wp:positionH>
            <wp:positionV relativeFrom="paragraph">
              <wp:posOffset>-123852</wp:posOffset>
            </wp:positionV>
            <wp:extent cx="2240280" cy="332232"/>
            <wp:effectExtent l="0" t="0" r="0" b="0"/>
            <wp:wrapSquare wrapText="bothSides"/>
            <wp:docPr id="10988" name="Picture 10988"/>
            <wp:cNvGraphicFramePr/>
            <a:graphic xmlns:a="http://schemas.openxmlformats.org/drawingml/2006/main">
              <a:graphicData uri="http://schemas.openxmlformats.org/drawingml/2006/picture">
                <pic:pic xmlns:pic="http://schemas.openxmlformats.org/drawingml/2006/picture">
                  <pic:nvPicPr>
                    <pic:cNvPr id="10988" name="Picture 10988"/>
                    <pic:cNvPicPr/>
                  </pic:nvPicPr>
                  <pic:blipFill>
                    <a:blip r:embed="rId22"/>
                    <a:stretch>
                      <a:fillRect/>
                    </a:stretch>
                  </pic:blipFill>
                  <pic:spPr>
                    <a:xfrm>
                      <a:off x="0" y="0"/>
                      <a:ext cx="2240280" cy="332232"/>
                    </a:xfrm>
                    <a:prstGeom prst="rect">
                      <a:avLst/>
                    </a:prstGeom>
                  </pic:spPr>
                </pic:pic>
              </a:graphicData>
            </a:graphic>
          </wp:anchor>
        </w:drawing>
      </w:r>
      <w:r>
        <w:t>(</w:t>
      </w:r>
      <w:r>
        <w:rPr>
          <w:i/>
        </w:rPr>
        <w:t>religion</w:t>
      </w:r>
      <w:r>
        <w:t>=‘Sikh’) − 0</w:t>
      </w:r>
      <w:r>
        <w:rPr>
          <w:i/>
        </w:rPr>
        <w:t>.</w:t>
      </w:r>
      <w:r>
        <w:t xml:space="preserve">02 ∗ </w:t>
      </w:r>
      <w:r>
        <w:rPr>
          <w:i/>
        </w:rPr>
        <w:t>I</w:t>
      </w:r>
      <w:r>
        <w:t>(</w:t>
      </w:r>
      <w:r>
        <w:rPr>
          <w:i/>
        </w:rPr>
        <w:t>gender</w:t>
      </w:r>
      <w:r>
        <w:t>=‘male’)</w:t>
      </w:r>
    </w:p>
    <w:p w14:paraId="488E80AE" w14:textId="77777777" w:rsidR="00870F73" w:rsidRDefault="00FC4FEA">
      <w:pPr>
        <w:spacing w:after="293"/>
        <w:ind w:left="3401" w:right="934" w:firstLine="4721"/>
      </w:pPr>
      <w:r>
        <w:lastRenderedPageBreak/>
        <w:t>(2) − 1</w:t>
      </w:r>
      <w:r>
        <w:rPr>
          <w:i/>
        </w:rPr>
        <w:t>.</w:t>
      </w:r>
      <w:r>
        <w:t xml:space="preserve">21 ∗ </w:t>
      </w:r>
      <w:r>
        <w:rPr>
          <w:i/>
        </w:rPr>
        <w:t>I</w:t>
      </w:r>
      <w:r>
        <w:t>(</w:t>
      </w:r>
      <w:r>
        <w:rPr>
          <w:i/>
        </w:rPr>
        <w:t>accent</w:t>
      </w:r>
      <w:r>
        <w:t>=‘present’) − 0</w:t>
      </w:r>
      <w:r>
        <w:rPr>
          <w:i/>
        </w:rPr>
        <w:t>.</w:t>
      </w:r>
      <w:r>
        <w:t xml:space="preserve">41 ∗ </w:t>
      </w:r>
      <w:r>
        <w:rPr>
          <w:i/>
        </w:rPr>
        <w:t>I</w:t>
      </w:r>
      <w:r>
        <w:t>(</w:t>
      </w:r>
      <w:r>
        <w:rPr>
          <w:i/>
        </w:rPr>
        <w:t>city</w:t>
      </w:r>
      <w:r>
        <w:t>=‘Surrey’)</w:t>
      </w:r>
      <w:r>
        <w:rPr>
          <w:i/>
        </w:rPr>
        <w:t>,</w:t>
      </w:r>
    </w:p>
    <w:p w14:paraId="1DEB682F" w14:textId="77777777" w:rsidR="00870F73" w:rsidRDefault="00FC4FEA">
      <w:pPr>
        <w:spacing w:after="213"/>
        <w:ind w:left="-5" w:right="934"/>
      </w:pPr>
      <w:r>
        <w:t xml:space="preserve">where </w:t>
      </w:r>
      <w:r>
        <w:rPr>
          <w:i/>
        </w:rPr>
        <w:t>I</w:t>
      </w:r>
      <w:r>
        <w:t>(·) is the indicator function.</w:t>
      </w:r>
    </w:p>
    <w:p w14:paraId="6B0885CC" w14:textId="0A1B2FD8" w:rsidR="00870F73" w:rsidRDefault="00FC4FEA">
      <w:pPr>
        <w:spacing w:after="447" w:line="332" w:lineRule="auto"/>
        <w:ind w:left="-5" w:right="934"/>
      </w:pPr>
      <w:r>
        <w:t xml:space="preserve">Taking </w:t>
      </w:r>
      <w:r>
        <w:rPr>
          <w:i/>
        </w:rPr>
        <w:t xml:space="preserve">religion </w:t>
      </w:r>
      <w:r>
        <w:t>for an example of interpretation</w:t>
      </w:r>
      <w:ins w:id="131" w:author="Hongxing Qi" w:date="2020-11-19T15:13:00Z">
        <w:r w:rsidR="00857D1B">
          <w:t>. H</w:t>
        </w:r>
      </w:ins>
      <w:del w:id="132" w:author="Hongxing Qi" w:date="2020-11-19T15:13:00Z">
        <w:r w:rsidDel="00857D1B">
          <w:delText>, h</w:delText>
        </w:r>
      </w:del>
      <w:r>
        <w:t xml:space="preserve">ere the baseline value is set as </w:t>
      </w:r>
      <w:del w:id="133" w:author="Hongxing Qi" w:date="2020-11-19T15:14:00Z">
        <w:r w:rsidDel="00857D1B">
          <w:delText>‘</w:delText>
        </w:r>
      </w:del>
      <w:ins w:id="134" w:author="Hongxing Qi" w:date="2020-11-19T15:14:00Z">
        <w:r w:rsidR="00857D1B">
          <w:t xml:space="preserve"> ”</w:t>
        </w:r>
      </w:ins>
      <w:r>
        <w:t>non-Sikh</w:t>
      </w:r>
      <w:ins w:id="135" w:author="Hongxing Qi" w:date="2020-11-19T15:14:00Z">
        <w:r w:rsidR="00857D1B">
          <w:t xml:space="preserve">” </w:t>
        </w:r>
      </w:ins>
      <w:del w:id="136" w:author="Hongxing Qi" w:date="2020-11-19T15:14:00Z">
        <w:r w:rsidDel="00857D1B">
          <w:delText>’</w:delText>
        </w:r>
      </w:del>
      <w:r>
        <w:t xml:space="preserve"> </w:t>
      </w:r>
      <w:ins w:id="137" w:author="Hongxing Qi" w:date="2020-11-19T15:13:00Z">
        <w:r w:rsidR="00857D1B">
          <w:t xml:space="preserve">and </w:t>
        </w:r>
      </w:ins>
      <w:del w:id="138" w:author="Hongxing Qi" w:date="2020-11-19T15:13:00Z">
        <w:r w:rsidDel="00857D1B">
          <w:delText xml:space="preserve">thus </w:delText>
        </w:r>
      </w:del>
      <w:r>
        <w:t xml:space="preserve">the alternate value is </w:t>
      </w:r>
      <w:del w:id="139" w:author="Hongxing Qi" w:date="2020-11-19T15:14:00Z">
        <w:r w:rsidDel="00857D1B">
          <w:delText>‘</w:delText>
        </w:r>
      </w:del>
      <w:ins w:id="140" w:author="Hongxing Qi" w:date="2020-11-19T15:14:00Z">
        <w:r w:rsidR="00857D1B">
          <w:t xml:space="preserve"> “</w:t>
        </w:r>
      </w:ins>
      <w:r>
        <w:t>Sikh</w:t>
      </w:r>
      <w:ins w:id="141" w:author="Hongxing Qi" w:date="2020-11-19T15:14:00Z">
        <w:r w:rsidR="00857D1B">
          <w:t xml:space="preserve">.” </w:t>
        </w:r>
      </w:ins>
      <w:del w:id="142" w:author="Hongxing Qi" w:date="2020-11-19T15:14:00Z">
        <w:r w:rsidDel="00857D1B">
          <w:delText>’ accordingly.</w:delText>
        </w:r>
      </w:del>
      <w:r>
        <w:t xml:space="preserve"> The exponentiated estimate of coefficient for ‘religionSikh’ in the </w:t>
      </w:r>
      <w:r>
        <w:rPr>
          <w:rFonts w:ascii="Calibri" w:eastAsia="Calibri" w:hAnsi="Calibri" w:cs="Calibri"/>
        </w:rPr>
        <w:t xml:space="preserve">R </w:t>
      </w:r>
      <w:r>
        <w:t xml:space="preserve">output, </w:t>
      </w:r>
      <w:r>
        <w:rPr>
          <w:i/>
        </w:rPr>
        <w:t>e</w:t>
      </w:r>
      <w:r>
        <w:rPr>
          <w:vertAlign w:val="superscript"/>
        </w:rPr>
        <w:t>−2</w:t>
      </w:r>
      <w:r>
        <w:rPr>
          <w:i/>
          <w:vertAlign w:val="superscript"/>
        </w:rPr>
        <w:t>.</w:t>
      </w:r>
      <w:r>
        <w:rPr>
          <w:vertAlign w:val="superscript"/>
        </w:rPr>
        <w:t xml:space="preserve">70 </w:t>
      </w:r>
      <w:r>
        <w:t>= 0</w:t>
      </w:r>
      <w:r>
        <w:rPr>
          <w:i/>
        </w:rPr>
        <w:t>.</w:t>
      </w:r>
      <w:r>
        <w:t xml:space="preserve">067, is the factor by which the odds of receiving callback is multiplied when </w:t>
      </w:r>
      <w:r>
        <w:rPr>
          <w:i/>
        </w:rPr>
        <w:t xml:space="preserve">religion </w:t>
      </w:r>
      <w:r>
        <w:t>changes from non-Sikh to Sikh while other variables remain fixed. In other words, the odds of a voicemail from a Sikh person receiving callback is expected to reduce 1 − 0</w:t>
      </w:r>
      <w:r>
        <w:rPr>
          <w:i/>
        </w:rPr>
        <w:t>.</w:t>
      </w:r>
      <w:r>
        <w:t>067 = 93</w:t>
      </w:r>
      <w:r>
        <w:rPr>
          <w:i/>
        </w:rPr>
        <w:t>.</w:t>
      </w:r>
      <w:r>
        <w:t xml:space="preserve">3% compared with a non-Sikh person. Correspondingly, we could observe from Figure 1a that the callback rate in the </w:t>
      </w:r>
      <w:del w:id="143" w:author="Hongxing Qi" w:date="2020-11-19T15:15:00Z">
        <w:r w:rsidDel="00857D1B">
          <w:delText>‘</w:delText>
        </w:r>
      </w:del>
      <w:ins w:id="144" w:author="Hongxing Qi" w:date="2020-11-19T15:15:00Z">
        <w:r w:rsidR="00857D1B">
          <w:t xml:space="preserve"> “</w:t>
        </w:r>
      </w:ins>
      <w:r>
        <w:t>Sikh</w:t>
      </w:r>
      <w:ins w:id="145" w:author="Hongxing Qi" w:date="2020-11-19T15:15:00Z">
        <w:r w:rsidR="00857D1B">
          <w:t xml:space="preserve">” </w:t>
        </w:r>
      </w:ins>
      <w:del w:id="146" w:author="Hongxing Qi" w:date="2020-11-19T15:15:00Z">
        <w:r w:rsidDel="00857D1B">
          <w:delText>’</w:delText>
        </w:r>
      </w:del>
      <w:r>
        <w:t xml:space="preserve"> group is notably lower than the </w:t>
      </w:r>
      <w:del w:id="147" w:author="Hongxing Qi" w:date="2020-11-19T15:15:00Z">
        <w:r w:rsidDel="00857D1B">
          <w:delText>‘</w:delText>
        </w:r>
      </w:del>
      <w:ins w:id="148" w:author="Hongxing Qi" w:date="2020-11-19T15:15:00Z">
        <w:r w:rsidR="00857D1B">
          <w:t xml:space="preserve"> “</w:t>
        </w:r>
      </w:ins>
      <w:r>
        <w:t>non-Sikh</w:t>
      </w:r>
      <w:ins w:id="149" w:author="Hongxing Qi" w:date="2020-11-19T15:15:00Z">
        <w:r w:rsidR="00857D1B">
          <w:t xml:space="preserve">” </w:t>
        </w:r>
      </w:ins>
      <w:del w:id="150" w:author="Hongxing Qi" w:date="2020-11-19T15:15:00Z">
        <w:r w:rsidDel="00857D1B">
          <w:delText>’</w:delText>
        </w:r>
      </w:del>
      <w:r>
        <w:t xml:space="preserve"> group. The other three predictor coefficients can be interpreted similarly. Meanwhile, the exponentiated intercept, </w:t>
      </w:r>
      <w:r>
        <w:rPr>
          <w:i/>
        </w:rPr>
        <w:t>e</w:t>
      </w:r>
      <w:r>
        <w:rPr>
          <w:vertAlign w:val="superscript"/>
        </w:rPr>
        <w:t>3</w:t>
      </w:r>
      <w:r>
        <w:rPr>
          <w:i/>
          <w:vertAlign w:val="superscript"/>
        </w:rPr>
        <w:t>.</w:t>
      </w:r>
      <w:r>
        <w:rPr>
          <w:vertAlign w:val="superscript"/>
        </w:rPr>
        <w:t xml:space="preserve">77 </w:t>
      </w:r>
      <w:r>
        <w:t>= 43</w:t>
      </w:r>
      <w:r>
        <w:rPr>
          <w:i/>
        </w:rPr>
        <w:t>.</w:t>
      </w:r>
      <w:r>
        <w:t>4, represents the odds that a phone message receives callback when it</w:t>
      </w:r>
      <w:ins w:id="151" w:author="Hongxing Qi" w:date="2020-11-19T15:16:00Z">
        <w:r w:rsidR="00857D1B">
          <w:t xml:space="preserve"> is </w:t>
        </w:r>
      </w:ins>
      <w:del w:id="152" w:author="Hongxing Qi" w:date="2020-11-19T15:16:00Z">
        <w:r w:rsidDel="00857D1B">
          <w:delText>’s</w:delText>
        </w:r>
      </w:del>
      <w:r>
        <w:t xml:space="preserve"> from a non-Sikh female with no accent in city Richmond, i.e., the baseline.</w:t>
      </w:r>
    </w:p>
    <w:p w14:paraId="4101E230" w14:textId="77777777" w:rsidR="00870F73" w:rsidRDefault="00FC4FEA">
      <w:pPr>
        <w:pStyle w:val="Heading2"/>
        <w:spacing w:after="297"/>
        <w:ind w:left="598" w:right="0" w:hanging="613"/>
        <w:jc w:val="left"/>
      </w:pPr>
      <w:r>
        <w:rPr>
          <w:sz w:val="24"/>
        </w:rPr>
        <w:t xml:space="preserve">Ordinal regression on </w:t>
      </w:r>
      <w:r>
        <w:rPr>
          <w:rFonts w:ascii="Calibri" w:eastAsia="Calibri" w:hAnsi="Calibri" w:cs="Calibri"/>
          <w:b w:val="0"/>
          <w:i/>
          <w:sz w:val="24"/>
        </w:rPr>
        <w:t>appoint offer</w:t>
      </w:r>
    </w:p>
    <w:p w14:paraId="004F27AE" w14:textId="77777777" w:rsidR="00870F73" w:rsidRDefault="00FC4FEA">
      <w:pPr>
        <w:ind w:left="-5" w:right="934"/>
      </w:pPr>
      <w:r>
        <w:t>Instead of the odds of being one category in logistic regression, the ordinal regression model focuses on the odds of being less than or equal to a particular category. In our case, this odd is defin</w:t>
      </w:r>
      <w:del w:id="153" w:author="Hongxing Qi" w:date="2020-11-19T15:16:00Z">
        <w:r w:rsidDel="00857D1B">
          <w:delText>d</w:delText>
        </w:r>
      </w:del>
      <w:r>
        <w:t xml:space="preserve">ed as </w:t>
      </w:r>
      <w:r>
        <w:rPr>
          <w:noProof/>
        </w:rPr>
        <w:drawing>
          <wp:inline distT="0" distB="0" distL="0" distR="0" wp14:anchorId="25F27102" wp14:editId="60E62182">
            <wp:extent cx="399288" cy="222504"/>
            <wp:effectExtent l="0" t="0" r="0" b="0"/>
            <wp:docPr id="10989" name="Picture 10989"/>
            <wp:cNvGraphicFramePr/>
            <a:graphic xmlns:a="http://schemas.openxmlformats.org/drawingml/2006/main">
              <a:graphicData uri="http://schemas.openxmlformats.org/drawingml/2006/picture">
                <pic:pic xmlns:pic="http://schemas.openxmlformats.org/drawingml/2006/picture">
                  <pic:nvPicPr>
                    <pic:cNvPr id="10989" name="Picture 10989"/>
                    <pic:cNvPicPr/>
                  </pic:nvPicPr>
                  <pic:blipFill>
                    <a:blip r:embed="rId23"/>
                    <a:stretch>
                      <a:fillRect/>
                    </a:stretch>
                  </pic:blipFill>
                  <pic:spPr>
                    <a:xfrm>
                      <a:off x="0" y="0"/>
                      <a:ext cx="399288" cy="222504"/>
                    </a:xfrm>
                    <a:prstGeom prst="rect">
                      <a:avLst/>
                    </a:prstGeom>
                  </pic:spPr>
                </pic:pic>
              </a:graphicData>
            </a:graphic>
          </wp:inline>
        </w:drawing>
      </w:r>
      <w:r>
        <w:t xml:space="preserve"> for </w:t>
      </w:r>
      <w:r>
        <w:rPr>
          <w:i/>
        </w:rPr>
        <w:t xml:space="preserve">k </w:t>
      </w:r>
      <w:r>
        <w:t>= 0</w:t>
      </w:r>
      <w:r>
        <w:rPr>
          <w:i/>
        </w:rPr>
        <w:t>,</w:t>
      </w:r>
      <w:r>
        <w:t xml:space="preserve">1 where </w:t>
      </w:r>
      <w:r>
        <w:rPr>
          <w:i/>
        </w:rPr>
        <w:t xml:space="preserve">Y </w:t>
      </w:r>
      <w:r>
        <w:t xml:space="preserve">is the response variable </w:t>
      </w:r>
      <w:r>
        <w:rPr>
          <w:i/>
        </w:rPr>
        <w:t>appoint offer</w:t>
      </w:r>
      <w:r>
        <w:t xml:space="preserve">, and </w:t>
      </w:r>
      <w:r>
        <w:rPr>
          <w:i/>
        </w:rPr>
        <w:t xml:space="preserve">k </w:t>
      </w:r>
      <w:r>
        <w:t>is the category in the response. Further, the ordinal logistic regression model is parameterized as</w:t>
      </w:r>
    </w:p>
    <w:p w14:paraId="77B1E253" w14:textId="77777777" w:rsidR="00870F73" w:rsidRDefault="00FC4FEA">
      <w:pPr>
        <w:tabs>
          <w:tab w:val="center" w:pos="4680"/>
          <w:tab w:val="center" w:pos="9221"/>
        </w:tabs>
        <w:spacing w:after="248" w:line="259" w:lineRule="auto"/>
        <w:ind w:left="0" w:right="0" w:firstLine="0"/>
        <w:jc w:val="left"/>
      </w:pPr>
      <w:r>
        <w:rPr>
          <w:rFonts w:ascii="Calibri" w:eastAsia="Calibri" w:hAnsi="Calibri" w:cs="Calibri"/>
        </w:rPr>
        <w:tab/>
      </w:r>
      <w:r>
        <w:rPr>
          <w:noProof/>
        </w:rPr>
        <w:drawing>
          <wp:inline distT="0" distB="0" distL="0" distR="0" wp14:anchorId="77A05283" wp14:editId="5C8A6712">
            <wp:extent cx="4696969" cy="329184"/>
            <wp:effectExtent l="0" t="0" r="0" b="0"/>
            <wp:docPr id="10990" name="Picture 10990"/>
            <wp:cNvGraphicFramePr/>
            <a:graphic xmlns:a="http://schemas.openxmlformats.org/drawingml/2006/main">
              <a:graphicData uri="http://schemas.openxmlformats.org/drawingml/2006/picture">
                <pic:pic xmlns:pic="http://schemas.openxmlformats.org/drawingml/2006/picture">
                  <pic:nvPicPr>
                    <pic:cNvPr id="10990" name="Picture 10990"/>
                    <pic:cNvPicPr/>
                  </pic:nvPicPr>
                  <pic:blipFill>
                    <a:blip r:embed="rId24"/>
                    <a:stretch>
                      <a:fillRect/>
                    </a:stretch>
                  </pic:blipFill>
                  <pic:spPr>
                    <a:xfrm>
                      <a:off x="0" y="0"/>
                      <a:ext cx="4696969" cy="329184"/>
                    </a:xfrm>
                    <a:prstGeom prst="rect">
                      <a:avLst/>
                    </a:prstGeom>
                  </pic:spPr>
                </pic:pic>
              </a:graphicData>
            </a:graphic>
          </wp:inline>
        </w:drawing>
      </w:r>
      <w:r>
        <w:rPr>
          <w:i/>
        </w:rPr>
        <w:t>,</w:t>
      </w:r>
      <w:r>
        <w:rPr>
          <w:i/>
        </w:rPr>
        <w:tab/>
      </w:r>
      <w:r>
        <w:t>(3)</w:t>
      </w:r>
    </w:p>
    <w:p w14:paraId="7E44791E" w14:textId="5007186E" w:rsidR="00870F73" w:rsidRDefault="00FC4FEA">
      <w:pPr>
        <w:spacing w:after="334" w:line="326" w:lineRule="auto"/>
        <w:ind w:left="-5" w:right="934"/>
      </w:pPr>
      <w:r>
        <w:t>where notations are the same as logistic regre</w:t>
      </w:r>
      <w:ins w:id="154" w:author="Hongxing Qi" w:date="2020-11-19T15:17:00Z">
        <w:r w:rsidR="00857D1B">
          <w:t>s</w:t>
        </w:r>
      </w:ins>
      <w:r>
        <w:t xml:space="preserve">sion except that the intercept </w:t>
      </w:r>
      <w:r>
        <w:rPr>
          <w:i/>
        </w:rPr>
        <w:t>β</w:t>
      </w:r>
      <w:r>
        <w:rPr>
          <w:i/>
          <w:vertAlign w:val="subscript"/>
        </w:rPr>
        <w:t>k</w:t>
      </w:r>
      <w:r>
        <w:rPr>
          <w:vertAlign w:val="subscript"/>
        </w:rPr>
        <w:t xml:space="preserve">0 </w:t>
      </w:r>
      <w:r>
        <w:t xml:space="preserve">varies with category </w:t>
      </w:r>
      <w:r>
        <w:rPr>
          <w:i/>
        </w:rPr>
        <w:t>k</w:t>
      </w:r>
      <w:r>
        <w:t xml:space="preserve">. We use the </w:t>
      </w:r>
      <w:r>
        <w:rPr>
          <w:rFonts w:ascii="Calibri" w:eastAsia="Calibri" w:hAnsi="Calibri" w:cs="Calibri"/>
        </w:rPr>
        <w:t xml:space="preserve">polr </w:t>
      </w:r>
      <w:r>
        <w:t xml:space="preserve">function in </w:t>
      </w:r>
      <w:r>
        <w:rPr>
          <w:rFonts w:ascii="Calibri" w:eastAsia="Calibri" w:hAnsi="Calibri" w:cs="Calibri"/>
        </w:rPr>
        <w:t xml:space="preserve">MASS </w:t>
      </w:r>
      <w:r>
        <w:t xml:space="preserve">package from </w:t>
      </w:r>
      <w:r>
        <w:rPr>
          <w:rFonts w:ascii="Calibri" w:eastAsia="Calibri" w:hAnsi="Calibri" w:cs="Calibri"/>
        </w:rPr>
        <w:t xml:space="preserve">R </w:t>
      </w:r>
      <w:r>
        <w:t>to estimate the parameters in the regression model. The sample code runs as follows:</w:t>
      </w:r>
    </w:p>
    <w:p w14:paraId="23E782F0" w14:textId="77777777" w:rsidR="00870F73" w:rsidRDefault="00FC4FEA">
      <w:pPr>
        <w:spacing w:after="0" w:line="320" w:lineRule="auto"/>
        <w:ind w:left="-5" w:right="0"/>
        <w:jc w:val="left"/>
      </w:pPr>
      <w:r>
        <w:rPr>
          <w:rFonts w:ascii="Calibri" w:eastAsia="Calibri" w:hAnsi="Calibri" w:cs="Calibri"/>
        </w:rPr>
        <w:t>&gt; or.fit &lt;- polr(appoint_offer ~ religion + gender + accent + city, data = dat, Hess=TRUE) &gt; summary(or.fit) Call:</w:t>
      </w:r>
    </w:p>
    <w:p w14:paraId="03970197" w14:textId="77777777" w:rsidR="00870F73" w:rsidRDefault="00FC4FEA">
      <w:pPr>
        <w:spacing w:after="83"/>
        <w:ind w:left="443" w:right="2405" w:hanging="458"/>
        <w:jc w:val="left"/>
      </w:pPr>
      <w:r>
        <w:rPr>
          <w:rFonts w:ascii="Calibri" w:eastAsia="Calibri" w:hAnsi="Calibri" w:cs="Calibri"/>
        </w:rPr>
        <w:t>polr(formula = appoint_offer ~ religion + gender + accent + city, data = dat, Hess = TRUE)</w:t>
      </w:r>
    </w:p>
    <w:p w14:paraId="5324AD82" w14:textId="77777777" w:rsidR="00870F73" w:rsidRDefault="00FC4FEA">
      <w:pPr>
        <w:spacing w:after="36"/>
        <w:ind w:left="-5" w:right="0"/>
        <w:jc w:val="left"/>
      </w:pPr>
      <w:r>
        <w:rPr>
          <w:rFonts w:ascii="Calibri" w:eastAsia="Calibri" w:hAnsi="Calibri" w:cs="Calibri"/>
        </w:rPr>
        <w:t>Coefficients:</w:t>
      </w:r>
    </w:p>
    <w:p w14:paraId="41214226" w14:textId="77777777" w:rsidR="00870F73" w:rsidRDefault="00FC4FEA">
      <w:pPr>
        <w:spacing w:after="0"/>
        <w:ind w:left="1843" w:right="0"/>
        <w:jc w:val="left"/>
      </w:pPr>
      <w:r>
        <w:rPr>
          <w:rFonts w:ascii="Calibri" w:eastAsia="Calibri" w:hAnsi="Calibri" w:cs="Calibri"/>
        </w:rPr>
        <w:t>Value Std. Error t value</w:t>
      </w:r>
    </w:p>
    <w:tbl>
      <w:tblPr>
        <w:tblStyle w:val="TableGrid"/>
        <w:tblW w:w="4696" w:type="dxa"/>
        <w:tblInd w:w="0" w:type="dxa"/>
        <w:tblLook w:val="04A0" w:firstRow="1" w:lastRow="0" w:firstColumn="1" w:lastColumn="0" w:noHBand="0" w:noVBand="1"/>
      </w:tblPr>
      <w:tblGrid>
        <w:gridCol w:w="2978"/>
        <w:gridCol w:w="1718"/>
      </w:tblGrid>
      <w:tr w:rsidR="00870F73" w14:paraId="3FB76046" w14:textId="77777777">
        <w:trPr>
          <w:trHeight w:val="255"/>
        </w:trPr>
        <w:tc>
          <w:tcPr>
            <w:tcW w:w="2978" w:type="dxa"/>
            <w:tcBorders>
              <w:top w:val="nil"/>
              <w:left w:val="nil"/>
              <w:bottom w:val="nil"/>
              <w:right w:val="nil"/>
            </w:tcBorders>
          </w:tcPr>
          <w:p w14:paraId="33F37130" w14:textId="77777777" w:rsidR="00870F73" w:rsidRDefault="00FC4FEA">
            <w:pPr>
              <w:spacing w:after="0" w:line="259" w:lineRule="auto"/>
              <w:ind w:left="0" w:right="0" w:firstLine="0"/>
              <w:jc w:val="left"/>
            </w:pPr>
            <w:r>
              <w:rPr>
                <w:rFonts w:ascii="Calibri" w:eastAsia="Calibri" w:hAnsi="Calibri" w:cs="Calibri"/>
              </w:rPr>
              <w:t>religionSikh -3.6144</w:t>
            </w:r>
          </w:p>
        </w:tc>
        <w:tc>
          <w:tcPr>
            <w:tcW w:w="1718" w:type="dxa"/>
            <w:tcBorders>
              <w:top w:val="nil"/>
              <w:left w:val="nil"/>
              <w:bottom w:val="nil"/>
              <w:right w:val="nil"/>
            </w:tcBorders>
          </w:tcPr>
          <w:p w14:paraId="1D4A1FEC" w14:textId="77777777" w:rsidR="00870F73" w:rsidRDefault="00FC4FEA">
            <w:pPr>
              <w:spacing w:after="0" w:line="259" w:lineRule="auto"/>
              <w:ind w:left="0" w:right="0" w:firstLine="0"/>
            </w:pPr>
            <w:r>
              <w:rPr>
                <w:rFonts w:ascii="Calibri" w:eastAsia="Calibri" w:hAnsi="Calibri" w:cs="Calibri"/>
              </w:rPr>
              <w:t>0.2379 -15.1946</w:t>
            </w:r>
          </w:p>
        </w:tc>
      </w:tr>
      <w:tr w:rsidR="00870F73" w14:paraId="520C8173" w14:textId="77777777">
        <w:trPr>
          <w:trHeight w:val="329"/>
        </w:trPr>
        <w:tc>
          <w:tcPr>
            <w:tcW w:w="2978" w:type="dxa"/>
            <w:tcBorders>
              <w:top w:val="nil"/>
              <w:left w:val="nil"/>
              <w:bottom w:val="nil"/>
              <w:right w:val="nil"/>
            </w:tcBorders>
          </w:tcPr>
          <w:p w14:paraId="78F53877" w14:textId="77777777" w:rsidR="00870F73" w:rsidRDefault="00FC4FEA">
            <w:pPr>
              <w:tabs>
                <w:tab w:val="center" w:pos="2005"/>
              </w:tabs>
              <w:spacing w:after="0" w:line="259" w:lineRule="auto"/>
              <w:ind w:left="0" w:right="0" w:firstLine="0"/>
              <w:jc w:val="left"/>
            </w:pPr>
            <w:r>
              <w:rPr>
                <w:rFonts w:ascii="Calibri" w:eastAsia="Calibri" w:hAnsi="Calibri" w:cs="Calibri"/>
              </w:rPr>
              <w:t>genderMale</w:t>
            </w:r>
            <w:r>
              <w:rPr>
                <w:rFonts w:ascii="Calibri" w:eastAsia="Calibri" w:hAnsi="Calibri" w:cs="Calibri"/>
              </w:rPr>
              <w:tab/>
              <w:t>-0.3360</w:t>
            </w:r>
          </w:p>
        </w:tc>
        <w:tc>
          <w:tcPr>
            <w:tcW w:w="1718" w:type="dxa"/>
            <w:tcBorders>
              <w:top w:val="nil"/>
              <w:left w:val="nil"/>
              <w:bottom w:val="nil"/>
              <w:right w:val="nil"/>
            </w:tcBorders>
          </w:tcPr>
          <w:p w14:paraId="728421AB" w14:textId="77777777" w:rsidR="00870F73" w:rsidRDefault="00FC4FEA">
            <w:pPr>
              <w:spacing w:after="0" w:line="259" w:lineRule="auto"/>
              <w:ind w:left="0" w:right="0" w:firstLine="0"/>
            </w:pPr>
            <w:r>
              <w:rPr>
                <w:rFonts w:ascii="Calibri" w:eastAsia="Calibri" w:hAnsi="Calibri" w:cs="Calibri"/>
              </w:rPr>
              <w:t>0.1838 -1.8281</w:t>
            </w:r>
          </w:p>
        </w:tc>
      </w:tr>
      <w:tr w:rsidR="00870F73" w14:paraId="7E2004AE" w14:textId="77777777">
        <w:trPr>
          <w:trHeight w:val="329"/>
        </w:trPr>
        <w:tc>
          <w:tcPr>
            <w:tcW w:w="2978" w:type="dxa"/>
            <w:tcBorders>
              <w:top w:val="nil"/>
              <w:left w:val="nil"/>
              <w:bottom w:val="nil"/>
              <w:right w:val="nil"/>
            </w:tcBorders>
          </w:tcPr>
          <w:p w14:paraId="44CEFB02" w14:textId="77777777" w:rsidR="00870F73" w:rsidRDefault="00FC4FEA">
            <w:pPr>
              <w:spacing w:after="0" w:line="259" w:lineRule="auto"/>
              <w:ind w:left="0" w:right="0" w:firstLine="0"/>
              <w:jc w:val="left"/>
            </w:pPr>
            <w:r>
              <w:rPr>
                <w:rFonts w:ascii="Calibri" w:eastAsia="Calibri" w:hAnsi="Calibri" w:cs="Calibri"/>
              </w:rPr>
              <w:t>accentPresent -2.3898</w:t>
            </w:r>
          </w:p>
        </w:tc>
        <w:tc>
          <w:tcPr>
            <w:tcW w:w="1718" w:type="dxa"/>
            <w:tcBorders>
              <w:top w:val="nil"/>
              <w:left w:val="nil"/>
              <w:bottom w:val="nil"/>
              <w:right w:val="nil"/>
            </w:tcBorders>
          </w:tcPr>
          <w:p w14:paraId="53805A96" w14:textId="77777777" w:rsidR="00870F73" w:rsidRDefault="00FC4FEA">
            <w:pPr>
              <w:spacing w:after="0" w:line="259" w:lineRule="auto"/>
              <w:ind w:left="0" w:right="0" w:firstLine="0"/>
            </w:pPr>
            <w:r>
              <w:rPr>
                <w:rFonts w:ascii="Calibri" w:eastAsia="Calibri" w:hAnsi="Calibri" w:cs="Calibri"/>
              </w:rPr>
              <w:t>0.2131 -11.2122</w:t>
            </w:r>
          </w:p>
        </w:tc>
      </w:tr>
      <w:tr w:rsidR="00870F73" w14:paraId="3D3FDECD" w14:textId="77777777">
        <w:trPr>
          <w:trHeight w:val="255"/>
        </w:trPr>
        <w:tc>
          <w:tcPr>
            <w:tcW w:w="2978" w:type="dxa"/>
            <w:tcBorders>
              <w:top w:val="nil"/>
              <w:left w:val="nil"/>
              <w:bottom w:val="nil"/>
              <w:right w:val="nil"/>
            </w:tcBorders>
          </w:tcPr>
          <w:p w14:paraId="2D607F66" w14:textId="77777777" w:rsidR="00870F73" w:rsidRDefault="00FC4FEA">
            <w:pPr>
              <w:tabs>
                <w:tab w:val="center" w:pos="2005"/>
              </w:tabs>
              <w:spacing w:after="0" w:line="259" w:lineRule="auto"/>
              <w:ind w:left="0" w:right="0" w:firstLine="0"/>
              <w:jc w:val="left"/>
            </w:pPr>
            <w:r>
              <w:rPr>
                <w:rFonts w:ascii="Calibri" w:eastAsia="Calibri" w:hAnsi="Calibri" w:cs="Calibri"/>
              </w:rPr>
              <w:t>citySurrey</w:t>
            </w:r>
            <w:r>
              <w:rPr>
                <w:rFonts w:ascii="Calibri" w:eastAsia="Calibri" w:hAnsi="Calibri" w:cs="Calibri"/>
              </w:rPr>
              <w:tab/>
              <w:t>-0.1545</w:t>
            </w:r>
          </w:p>
        </w:tc>
        <w:tc>
          <w:tcPr>
            <w:tcW w:w="1718" w:type="dxa"/>
            <w:tcBorders>
              <w:top w:val="nil"/>
              <w:left w:val="nil"/>
              <w:bottom w:val="nil"/>
              <w:right w:val="nil"/>
            </w:tcBorders>
          </w:tcPr>
          <w:p w14:paraId="6A042D04" w14:textId="77777777" w:rsidR="00870F73" w:rsidRDefault="00FC4FEA">
            <w:pPr>
              <w:spacing w:after="0" w:line="259" w:lineRule="auto"/>
              <w:ind w:left="0" w:right="0" w:firstLine="0"/>
            </w:pPr>
            <w:r>
              <w:rPr>
                <w:rFonts w:ascii="Calibri" w:eastAsia="Calibri" w:hAnsi="Calibri" w:cs="Calibri"/>
              </w:rPr>
              <w:t>0.1844 -0.8377</w:t>
            </w:r>
          </w:p>
        </w:tc>
      </w:tr>
    </w:tbl>
    <w:p w14:paraId="56532AF9" w14:textId="77777777" w:rsidR="00870F73" w:rsidRDefault="00FC4FEA">
      <w:pPr>
        <w:spacing w:after="83"/>
        <w:ind w:left="-5" w:right="0"/>
        <w:jc w:val="left"/>
      </w:pPr>
      <w:r>
        <w:rPr>
          <w:rFonts w:ascii="Calibri" w:eastAsia="Calibri" w:hAnsi="Calibri" w:cs="Calibri"/>
        </w:rPr>
        <w:lastRenderedPageBreak/>
        <w:t>Intercepts:</w:t>
      </w:r>
    </w:p>
    <w:p w14:paraId="4FA47DC1" w14:textId="77777777" w:rsidR="00870F73" w:rsidRDefault="00FC4FEA">
      <w:pPr>
        <w:tabs>
          <w:tab w:val="center" w:pos="745"/>
          <w:tab w:val="center" w:pos="2520"/>
        </w:tabs>
        <w:spacing w:after="83"/>
        <w:ind w:left="0" w:right="0" w:firstLine="0"/>
        <w:jc w:val="left"/>
      </w:pPr>
      <w:r>
        <w:rPr>
          <w:rFonts w:ascii="Calibri" w:eastAsia="Calibri" w:hAnsi="Calibri" w:cs="Calibri"/>
        </w:rPr>
        <w:tab/>
        <w:t>Value</w:t>
      </w:r>
      <w:r>
        <w:rPr>
          <w:rFonts w:ascii="Calibri" w:eastAsia="Calibri" w:hAnsi="Calibri" w:cs="Calibri"/>
        </w:rPr>
        <w:tab/>
        <w:t>Std. Error t value</w:t>
      </w:r>
    </w:p>
    <w:p w14:paraId="74793325" w14:textId="77777777" w:rsidR="00870F73" w:rsidRDefault="00FC4FEA">
      <w:pPr>
        <w:tabs>
          <w:tab w:val="center" w:pos="2062"/>
          <w:tab w:val="center" w:pos="3207"/>
        </w:tabs>
        <w:spacing w:after="83"/>
        <w:ind w:left="-15" w:right="0" w:firstLine="0"/>
        <w:jc w:val="left"/>
      </w:pPr>
      <w:r>
        <w:rPr>
          <w:rFonts w:ascii="Calibri" w:eastAsia="Calibri" w:hAnsi="Calibri" w:cs="Calibri"/>
        </w:rPr>
        <w:t>0|1 -5.5780</w:t>
      </w:r>
      <w:r>
        <w:rPr>
          <w:rFonts w:ascii="Calibri" w:eastAsia="Calibri" w:hAnsi="Calibri" w:cs="Calibri"/>
        </w:rPr>
        <w:tab/>
        <w:t>0.3543</w:t>
      </w:r>
      <w:r>
        <w:rPr>
          <w:rFonts w:ascii="Calibri" w:eastAsia="Calibri" w:hAnsi="Calibri" w:cs="Calibri"/>
        </w:rPr>
        <w:tab/>
        <w:t>-15.7447</w:t>
      </w:r>
    </w:p>
    <w:p w14:paraId="68AC1111" w14:textId="77777777" w:rsidR="00870F73" w:rsidRDefault="00FC4FEA">
      <w:pPr>
        <w:tabs>
          <w:tab w:val="center" w:pos="2062"/>
          <w:tab w:val="center" w:pos="3207"/>
        </w:tabs>
        <w:spacing w:after="260"/>
        <w:ind w:left="-15" w:right="0" w:firstLine="0"/>
        <w:jc w:val="left"/>
      </w:pPr>
      <w:r>
        <w:rPr>
          <w:rFonts w:ascii="Calibri" w:eastAsia="Calibri" w:hAnsi="Calibri" w:cs="Calibri"/>
        </w:rPr>
        <w:t>1|2 -2.9841</w:t>
      </w:r>
      <w:r>
        <w:rPr>
          <w:rFonts w:ascii="Calibri" w:eastAsia="Calibri" w:hAnsi="Calibri" w:cs="Calibri"/>
        </w:rPr>
        <w:tab/>
        <w:t>0.2705</w:t>
      </w:r>
      <w:r>
        <w:rPr>
          <w:rFonts w:ascii="Calibri" w:eastAsia="Calibri" w:hAnsi="Calibri" w:cs="Calibri"/>
        </w:rPr>
        <w:tab/>
        <w:t>-11.0338</w:t>
      </w:r>
    </w:p>
    <w:p w14:paraId="2C17B87B" w14:textId="77777777" w:rsidR="00870F73" w:rsidRDefault="00FC4FEA">
      <w:pPr>
        <w:spacing w:after="234"/>
        <w:ind w:left="-5" w:right="934"/>
      </w:pPr>
      <w:r>
        <w:t>According to the output, the estimated model can be written as:</w:t>
      </w:r>
    </w:p>
    <w:p w14:paraId="250D1177" w14:textId="77777777" w:rsidR="00870F73" w:rsidRDefault="00FC4FEA">
      <w:pPr>
        <w:spacing w:after="0" w:line="259" w:lineRule="auto"/>
        <w:ind w:left="709" w:right="0"/>
        <w:jc w:val="left"/>
      </w:pPr>
      <w:r>
        <w:rPr>
          <w:i/>
        </w:rPr>
        <w:t>P</w:t>
      </w:r>
      <w:r>
        <w:t>(</w:t>
      </w:r>
      <w:r>
        <w:rPr>
          <w:i/>
        </w:rPr>
        <w:t xml:space="preserve">appoint offer </w:t>
      </w:r>
      <w:r>
        <w:t>≤ 0)</w:t>
      </w:r>
    </w:p>
    <w:p w14:paraId="0163C05A" w14:textId="77777777" w:rsidR="00870F73" w:rsidRDefault="00FC4FEA">
      <w:pPr>
        <w:spacing w:after="0"/>
        <w:ind w:left="382" w:right="934"/>
      </w:pPr>
      <w:r>
        <w:rPr>
          <w:rFonts w:ascii="Calibri" w:eastAsia="Calibri" w:hAnsi="Calibri" w:cs="Calibri"/>
          <w:noProof/>
        </w:rPr>
        <mc:AlternateContent>
          <mc:Choice Requires="wpg">
            <w:drawing>
              <wp:anchor distT="0" distB="0" distL="114300" distR="114300" simplePos="0" relativeHeight="251659264" behindDoc="1" locked="0" layoutInCell="1" allowOverlap="1" wp14:anchorId="44A10491" wp14:editId="7038FF25">
                <wp:simplePos x="0" y="0"/>
                <wp:positionH relativeFrom="column">
                  <wp:posOffset>453417</wp:posOffset>
                </wp:positionH>
                <wp:positionV relativeFrom="paragraph">
                  <wp:posOffset>896</wp:posOffset>
                </wp:positionV>
                <wp:extent cx="1256348" cy="188760"/>
                <wp:effectExtent l="0" t="0" r="0" b="0"/>
                <wp:wrapNone/>
                <wp:docPr id="10594" name="Group 10594"/>
                <wp:cNvGraphicFramePr/>
                <a:graphic xmlns:a="http://schemas.openxmlformats.org/drawingml/2006/main">
                  <a:graphicData uri="http://schemas.microsoft.com/office/word/2010/wordprocessingGroup">
                    <wpg:wgp>
                      <wpg:cNvGrpSpPr/>
                      <wpg:grpSpPr>
                        <a:xfrm>
                          <a:off x="0" y="0"/>
                          <a:ext cx="1256348" cy="188760"/>
                          <a:chOff x="0" y="0"/>
                          <a:chExt cx="1256348" cy="188760"/>
                        </a:xfrm>
                      </wpg:grpSpPr>
                      <wps:wsp>
                        <wps:cNvPr id="645" name="Shape 645"/>
                        <wps:cNvSpPr/>
                        <wps:spPr>
                          <a:xfrm>
                            <a:off x="613131"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9" name="Shape 649"/>
                        <wps:cNvSpPr/>
                        <wps:spPr>
                          <a:xfrm>
                            <a:off x="0" y="61620"/>
                            <a:ext cx="1256348" cy="0"/>
                          </a:xfrm>
                          <a:custGeom>
                            <a:avLst/>
                            <a:gdLst/>
                            <a:ahLst/>
                            <a:cxnLst/>
                            <a:rect l="0" t="0" r="0" b="0"/>
                            <a:pathLst>
                              <a:path w="1256348">
                                <a:moveTo>
                                  <a:pt x="0" y="0"/>
                                </a:moveTo>
                                <a:lnTo>
                                  <a:pt x="1256348"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s:wsp>
                        <wps:cNvPr id="653" name="Shape 653"/>
                        <wps:cNvSpPr/>
                        <wps:spPr>
                          <a:xfrm>
                            <a:off x="613131" y="18876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594" style="width:98.925pt;height:14.863pt;position:absolute;z-index:-2147483629;mso-position-horizontal-relative:text;mso-position-horizontal:absolute;margin-left:35.7021pt;mso-position-vertical-relative:text;margin-top:0.0705872pt;" coordsize="12563,1887">
                <v:shape id="Shape 645" style="position:absolute;width:424;height:0;left:6131;top:0;" coordsize="42482,0" path="m0,0l42482,0">
                  <v:stroke weight="0.398pt" endcap="flat" joinstyle="miter" miterlimit="10" on="true" color="#000000"/>
                  <v:fill on="false" color="#000000" opacity="0"/>
                </v:shape>
                <v:shape id="Shape 649" style="position:absolute;width:12563;height:0;left:0;top:616;" coordsize="1256348,0" path="m0,0l1256348,0">
                  <v:stroke weight="0.436pt" endcap="flat" joinstyle="miter" miterlimit="10" on="true" color="#000000"/>
                  <v:fill on="false" color="#000000" opacity="0"/>
                </v:shape>
                <v:shape id="Shape 653" style="position:absolute;width:424;height:0;left:6131;top:1887;" coordsize="42482,0" path="m0,0l42482,0">
                  <v:stroke weight="0.398pt" endcap="flat" joinstyle="miter" miterlimit="10" on="true" color="#000000"/>
                  <v:fill on="false" color="#000000" opacity="0"/>
                </v:shape>
              </v:group>
            </w:pict>
          </mc:Fallback>
        </mc:AlternateContent>
      </w:r>
      <w:r>
        <w:t>log= − 5</w:t>
      </w:r>
      <w:r>
        <w:rPr>
          <w:i/>
        </w:rPr>
        <w:t>.</w:t>
      </w:r>
      <w:r>
        <w:t>58 − 3</w:t>
      </w:r>
      <w:r>
        <w:rPr>
          <w:i/>
        </w:rPr>
        <w:t>.</w:t>
      </w:r>
      <w:r>
        <w:t xml:space="preserve">61 ∗ </w:t>
      </w:r>
      <w:r>
        <w:rPr>
          <w:i/>
        </w:rPr>
        <w:t>I</w:t>
      </w:r>
      <w:r>
        <w:t>(</w:t>
      </w:r>
      <w:r>
        <w:rPr>
          <w:i/>
        </w:rPr>
        <w:t>religion</w:t>
      </w:r>
      <w:r>
        <w:t>=‘Sikh’) − 0</w:t>
      </w:r>
      <w:r>
        <w:rPr>
          <w:i/>
        </w:rPr>
        <w:t>.</w:t>
      </w:r>
      <w:r>
        <w:t xml:space="preserve">34 ∗ </w:t>
      </w:r>
      <w:r>
        <w:rPr>
          <w:i/>
        </w:rPr>
        <w:t>I</w:t>
      </w:r>
      <w:r>
        <w:t>(</w:t>
      </w:r>
      <w:r>
        <w:rPr>
          <w:i/>
        </w:rPr>
        <w:t>gender</w:t>
      </w:r>
      <w:r>
        <w:t>=‘male’)</w:t>
      </w:r>
    </w:p>
    <w:p w14:paraId="6AD6E00F" w14:textId="77777777" w:rsidR="00870F73" w:rsidRDefault="00FC4FEA">
      <w:pPr>
        <w:tabs>
          <w:tab w:val="center" w:pos="1703"/>
          <w:tab w:val="center" w:pos="9221"/>
        </w:tabs>
        <w:spacing w:after="154" w:line="259" w:lineRule="auto"/>
        <w:ind w:left="0" w:right="0" w:firstLine="0"/>
        <w:jc w:val="left"/>
      </w:pPr>
      <w:r>
        <w:rPr>
          <w:rFonts w:ascii="Calibri" w:eastAsia="Calibri" w:hAnsi="Calibri" w:cs="Calibri"/>
        </w:rPr>
        <w:tab/>
      </w:r>
      <w:r>
        <w:rPr>
          <w:i/>
        </w:rPr>
        <w:t>P</w:t>
      </w:r>
      <w:r>
        <w:t>(</w:t>
      </w:r>
      <w:r>
        <w:rPr>
          <w:i/>
        </w:rPr>
        <w:t xml:space="preserve">appoint offer &gt; </w:t>
      </w:r>
      <w:r>
        <w:t>0)</w:t>
      </w:r>
      <w:r>
        <w:tab/>
        <w:t>(4)</w:t>
      </w:r>
    </w:p>
    <w:p w14:paraId="505E9576" w14:textId="77777777" w:rsidR="00870F73" w:rsidRDefault="00FC4FEA">
      <w:pPr>
        <w:spacing w:after="263"/>
        <w:ind w:left="3005" w:right="934"/>
      </w:pPr>
      <w:r>
        <w:t>− 2</w:t>
      </w:r>
      <w:r>
        <w:rPr>
          <w:i/>
        </w:rPr>
        <w:t>.</w:t>
      </w:r>
      <w:r>
        <w:t xml:space="preserve">39 ∗ </w:t>
      </w:r>
      <w:r>
        <w:rPr>
          <w:i/>
        </w:rPr>
        <w:t>I</w:t>
      </w:r>
      <w:r>
        <w:t>(</w:t>
      </w:r>
      <w:r>
        <w:rPr>
          <w:i/>
        </w:rPr>
        <w:t>accent</w:t>
      </w:r>
      <w:r>
        <w:t>=‘present’) − 0</w:t>
      </w:r>
      <w:r>
        <w:rPr>
          <w:i/>
        </w:rPr>
        <w:t>.</w:t>
      </w:r>
      <w:r>
        <w:t xml:space="preserve">15 ∗ </w:t>
      </w:r>
      <w:r>
        <w:rPr>
          <w:i/>
        </w:rPr>
        <w:t>I</w:t>
      </w:r>
      <w:r>
        <w:t>(</w:t>
      </w:r>
      <w:r>
        <w:rPr>
          <w:i/>
        </w:rPr>
        <w:t>city</w:t>
      </w:r>
      <w:r>
        <w:t>=‘Surrey’)</w:t>
      </w:r>
    </w:p>
    <w:p w14:paraId="5798B88A" w14:textId="77777777" w:rsidR="00870F73" w:rsidRDefault="00FC4FEA">
      <w:pPr>
        <w:ind w:left="-5" w:right="934"/>
      </w:pPr>
      <w:r>
        <w:t>and</w:t>
      </w:r>
    </w:p>
    <w:p w14:paraId="18EC7CD2" w14:textId="77777777" w:rsidR="00870F73" w:rsidRDefault="00FC4FEA">
      <w:pPr>
        <w:spacing w:after="0" w:line="259" w:lineRule="auto"/>
        <w:ind w:left="709" w:right="0"/>
        <w:jc w:val="left"/>
      </w:pPr>
      <w:r>
        <w:rPr>
          <w:i/>
        </w:rPr>
        <w:t>P</w:t>
      </w:r>
      <w:r>
        <w:t>(</w:t>
      </w:r>
      <w:r>
        <w:rPr>
          <w:i/>
        </w:rPr>
        <w:t xml:space="preserve">appoint offer </w:t>
      </w:r>
      <w:r>
        <w:t>≤ 1)</w:t>
      </w:r>
    </w:p>
    <w:p w14:paraId="437D5357" w14:textId="77777777" w:rsidR="00870F73" w:rsidRDefault="00FC4FEA">
      <w:pPr>
        <w:spacing w:after="0"/>
        <w:ind w:left="382" w:right="934"/>
      </w:pPr>
      <w:r>
        <w:rPr>
          <w:rFonts w:ascii="Calibri" w:eastAsia="Calibri" w:hAnsi="Calibri" w:cs="Calibri"/>
          <w:noProof/>
        </w:rPr>
        <mc:AlternateContent>
          <mc:Choice Requires="wpg">
            <w:drawing>
              <wp:anchor distT="0" distB="0" distL="114300" distR="114300" simplePos="0" relativeHeight="251660288" behindDoc="1" locked="0" layoutInCell="1" allowOverlap="1" wp14:anchorId="55A131CA" wp14:editId="23FFFC42">
                <wp:simplePos x="0" y="0"/>
                <wp:positionH relativeFrom="column">
                  <wp:posOffset>453417</wp:posOffset>
                </wp:positionH>
                <wp:positionV relativeFrom="paragraph">
                  <wp:posOffset>896</wp:posOffset>
                </wp:positionV>
                <wp:extent cx="1256348" cy="188760"/>
                <wp:effectExtent l="0" t="0" r="0" b="0"/>
                <wp:wrapNone/>
                <wp:docPr id="10595" name="Group 10595"/>
                <wp:cNvGraphicFramePr/>
                <a:graphic xmlns:a="http://schemas.openxmlformats.org/drawingml/2006/main">
                  <a:graphicData uri="http://schemas.microsoft.com/office/word/2010/wordprocessingGroup">
                    <wpg:wgp>
                      <wpg:cNvGrpSpPr/>
                      <wpg:grpSpPr>
                        <a:xfrm>
                          <a:off x="0" y="0"/>
                          <a:ext cx="1256348" cy="188760"/>
                          <a:chOff x="0" y="0"/>
                          <a:chExt cx="1256348" cy="188760"/>
                        </a:xfrm>
                      </wpg:grpSpPr>
                      <wps:wsp>
                        <wps:cNvPr id="704" name="Shape 704"/>
                        <wps:cNvSpPr/>
                        <wps:spPr>
                          <a:xfrm>
                            <a:off x="613131"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8" name="Shape 708"/>
                        <wps:cNvSpPr/>
                        <wps:spPr>
                          <a:xfrm>
                            <a:off x="0" y="61621"/>
                            <a:ext cx="1256348" cy="0"/>
                          </a:xfrm>
                          <a:custGeom>
                            <a:avLst/>
                            <a:gdLst/>
                            <a:ahLst/>
                            <a:cxnLst/>
                            <a:rect l="0" t="0" r="0" b="0"/>
                            <a:pathLst>
                              <a:path w="1256348">
                                <a:moveTo>
                                  <a:pt x="0" y="0"/>
                                </a:moveTo>
                                <a:lnTo>
                                  <a:pt x="1256348"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s:wsp>
                        <wps:cNvPr id="712" name="Shape 712"/>
                        <wps:cNvSpPr/>
                        <wps:spPr>
                          <a:xfrm>
                            <a:off x="613131" y="18876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595" style="width:98.925pt;height:14.863pt;position:absolute;z-index:-2147483570;mso-position-horizontal-relative:text;mso-position-horizontal:absolute;margin-left:35.7021pt;mso-position-vertical-relative:text;margin-top:0.0705261pt;" coordsize="12563,1887">
                <v:shape id="Shape 704" style="position:absolute;width:424;height:0;left:6131;top:0;" coordsize="42482,0" path="m0,0l42482,0">
                  <v:stroke weight="0.398pt" endcap="flat" joinstyle="miter" miterlimit="10" on="true" color="#000000"/>
                  <v:fill on="false" color="#000000" opacity="0"/>
                </v:shape>
                <v:shape id="Shape 708" style="position:absolute;width:12563;height:0;left:0;top:616;" coordsize="1256348,0" path="m0,0l1256348,0">
                  <v:stroke weight="0.436pt" endcap="flat" joinstyle="miter" miterlimit="10" on="true" color="#000000"/>
                  <v:fill on="false" color="#000000" opacity="0"/>
                </v:shape>
                <v:shape id="Shape 712" style="position:absolute;width:424;height:0;left:6131;top:1887;" coordsize="42482,0" path="m0,0l42482,0">
                  <v:stroke weight="0.398pt" endcap="flat" joinstyle="miter" miterlimit="10" on="true" color="#000000"/>
                  <v:fill on="false" color="#000000" opacity="0"/>
                </v:shape>
              </v:group>
            </w:pict>
          </mc:Fallback>
        </mc:AlternateContent>
      </w:r>
      <w:r>
        <w:t>log= − 2</w:t>
      </w:r>
      <w:r>
        <w:rPr>
          <w:i/>
        </w:rPr>
        <w:t>.</w:t>
      </w:r>
      <w:r>
        <w:t>98 − 3</w:t>
      </w:r>
      <w:r>
        <w:rPr>
          <w:i/>
        </w:rPr>
        <w:t>.</w:t>
      </w:r>
      <w:r>
        <w:t xml:space="preserve">61 ∗ </w:t>
      </w:r>
      <w:r>
        <w:rPr>
          <w:i/>
        </w:rPr>
        <w:t>I</w:t>
      </w:r>
      <w:r>
        <w:t>(</w:t>
      </w:r>
      <w:r>
        <w:rPr>
          <w:i/>
        </w:rPr>
        <w:t>religion</w:t>
      </w:r>
      <w:r>
        <w:t>=‘Sikh’) − 0</w:t>
      </w:r>
      <w:r>
        <w:rPr>
          <w:i/>
        </w:rPr>
        <w:t>.</w:t>
      </w:r>
      <w:r>
        <w:t xml:space="preserve">34 ∗ </w:t>
      </w:r>
      <w:r>
        <w:rPr>
          <w:i/>
        </w:rPr>
        <w:t>I</w:t>
      </w:r>
      <w:r>
        <w:t>(</w:t>
      </w:r>
      <w:r>
        <w:rPr>
          <w:i/>
        </w:rPr>
        <w:t>gender</w:t>
      </w:r>
      <w:r>
        <w:t>=‘male’)</w:t>
      </w:r>
    </w:p>
    <w:p w14:paraId="39F2FC49" w14:textId="77777777" w:rsidR="00870F73" w:rsidRDefault="00FC4FEA">
      <w:pPr>
        <w:tabs>
          <w:tab w:val="center" w:pos="1703"/>
          <w:tab w:val="center" w:pos="9221"/>
        </w:tabs>
        <w:spacing w:after="154" w:line="259" w:lineRule="auto"/>
        <w:ind w:left="0" w:right="0" w:firstLine="0"/>
        <w:jc w:val="left"/>
      </w:pPr>
      <w:r>
        <w:rPr>
          <w:rFonts w:ascii="Calibri" w:eastAsia="Calibri" w:hAnsi="Calibri" w:cs="Calibri"/>
        </w:rPr>
        <w:tab/>
      </w:r>
      <w:r>
        <w:rPr>
          <w:i/>
        </w:rPr>
        <w:t>P</w:t>
      </w:r>
      <w:r>
        <w:t>(</w:t>
      </w:r>
      <w:r>
        <w:rPr>
          <w:i/>
        </w:rPr>
        <w:t xml:space="preserve">appoint offer &gt; </w:t>
      </w:r>
      <w:r>
        <w:t>1)</w:t>
      </w:r>
      <w:r>
        <w:tab/>
        <w:t>(5)</w:t>
      </w:r>
    </w:p>
    <w:p w14:paraId="39C54187" w14:textId="77777777" w:rsidR="00870F73" w:rsidRDefault="00FC4FEA">
      <w:pPr>
        <w:spacing w:after="394"/>
        <w:ind w:left="3005" w:right="934"/>
      </w:pPr>
      <w:r>
        <w:t>− 2</w:t>
      </w:r>
      <w:r>
        <w:rPr>
          <w:i/>
        </w:rPr>
        <w:t>.</w:t>
      </w:r>
      <w:r>
        <w:t xml:space="preserve">39 ∗ </w:t>
      </w:r>
      <w:r>
        <w:rPr>
          <w:i/>
        </w:rPr>
        <w:t>I</w:t>
      </w:r>
      <w:r>
        <w:t>(</w:t>
      </w:r>
      <w:r>
        <w:rPr>
          <w:i/>
        </w:rPr>
        <w:t>accent</w:t>
      </w:r>
      <w:r>
        <w:t>=‘present’) − 0</w:t>
      </w:r>
      <w:r>
        <w:rPr>
          <w:i/>
        </w:rPr>
        <w:t>.</w:t>
      </w:r>
      <w:r>
        <w:t xml:space="preserve">15 ∗ </w:t>
      </w:r>
      <w:r>
        <w:rPr>
          <w:i/>
        </w:rPr>
        <w:t>I</w:t>
      </w:r>
      <w:r>
        <w:t>(</w:t>
      </w:r>
      <w:r>
        <w:rPr>
          <w:i/>
        </w:rPr>
        <w:t>city</w:t>
      </w:r>
      <w:r>
        <w:t>=‘</w:t>
      </w:r>
      <w:commentRangeStart w:id="155"/>
      <w:r>
        <w:t>Surrey</w:t>
      </w:r>
      <w:commentRangeEnd w:id="155"/>
      <w:r w:rsidR="00857D1B">
        <w:rPr>
          <w:rStyle w:val="CommentReference"/>
        </w:rPr>
        <w:commentReference w:id="155"/>
      </w:r>
      <w:r>
        <w:t>’)</w:t>
      </w:r>
    </w:p>
    <w:p w14:paraId="5F6FBD0B" w14:textId="5DE9507E" w:rsidR="00870F73" w:rsidRDefault="00FC4FEA">
      <w:pPr>
        <w:spacing w:after="548" w:line="340" w:lineRule="auto"/>
        <w:ind w:left="-5" w:right="934"/>
      </w:pPr>
      <w:r>
        <w:t xml:space="preserve">The estimated regression slope for the four predictors are the same for the two odds. Interpretations for the coefficients are similar to </w:t>
      </w:r>
      <w:ins w:id="156" w:author="Hongxing Qi" w:date="2020-11-19T15:18:00Z">
        <w:r w:rsidR="00857D1B">
          <w:t xml:space="preserve">that of /in </w:t>
        </w:r>
      </w:ins>
      <w:r>
        <w:t xml:space="preserve">the logistic regression model, except for the intercepts. The exponent of first intercept </w:t>
      </w:r>
      <w:r>
        <w:rPr>
          <w:i/>
        </w:rPr>
        <w:t>e</w:t>
      </w:r>
      <w:r>
        <w:rPr>
          <w:vertAlign w:val="superscript"/>
        </w:rPr>
        <w:t>−5</w:t>
      </w:r>
      <w:r>
        <w:rPr>
          <w:i/>
          <w:vertAlign w:val="superscript"/>
        </w:rPr>
        <w:t>.</w:t>
      </w:r>
      <w:r>
        <w:rPr>
          <w:vertAlign w:val="superscript"/>
        </w:rPr>
        <w:t xml:space="preserve">58 </w:t>
      </w:r>
      <w:r>
        <w:t>= 0</w:t>
      </w:r>
      <w:r>
        <w:rPr>
          <w:i/>
        </w:rPr>
        <w:t>.</w:t>
      </w:r>
      <w:r>
        <w:t xml:space="preserve">004 represents the odds that a baseline voicemail receives “Yes” as the answer for requesting appointment offer. The exponent of second intercept </w:t>
      </w:r>
      <w:r>
        <w:rPr>
          <w:i/>
        </w:rPr>
        <w:t>e</w:t>
      </w:r>
      <w:r>
        <w:rPr>
          <w:vertAlign w:val="superscript"/>
        </w:rPr>
        <w:t>−2</w:t>
      </w:r>
      <w:r>
        <w:rPr>
          <w:i/>
          <w:vertAlign w:val="superscript"/>
        </w:rPr>
        <w:t>.</w:t>
      </w:r>
      <w:r>
        <w:rPr>
          <w:vertAlign w:val="superscript"/>
        </w:rPr>
        <w:t xml:space="preserve">98 </w:t>
      </w:r>
      <w:r>
        <w:t>= 0</w:t>
      </w:r>
      <w:r>
        <w:rPr>
          <w:i/>
        </w:rPr>
        <w:t>.</w:t>
      </w:r>
      <w:r>
        <w:t xml:space="preserve">051 represents the odds that a baseline voicemail receives “Yes” or “Not sure” as the answer for requesting appointment offer. In this model output, we could observe that </w:t>
      </w:r>
      <w:r>
        <w:rPr>
          <w:i/>
        </w:rPr>
        <w:t xml:space="preserve">religion </w:t>
      </w:r>
      <w:r>
        <w:t xml:space="preserve">and </w:t>
      </w:r>
      <w:r>
        <w:rPr>
          <w:i/>
        </w:rPr>
        <w:t xml:space="preserve">accent </w:t>
      </w:r>
      <w:r>
        <w:t xml:space="preserve">have larger influence on the possibility of receiving appointment offer, which is </w:t>
      </w:r>
      <w:ins w:id="157" w:author="Hongxing Qi" w:date="2020-11-19T15:20:00Z">
        <w:r w:rsidR="00857D1B">
          <w:t xml:space="preserve">shown </w:t>
        </w:r>
      </w:ins>
      <w:r>
        <w:t xml:space="preserve">in </w:t>
      </w:r>
      <w:del w:id="158" w:author="Hongxing Qi" w:date="2020-11-19T15:20:00Z">
        <w:r w:rsidDel="00857D1B">
          <w:delText>accordance with</w:delText>
        </w:r>
      </w:del>
      <w:r>
        <w:t xml:space="preserve"> Figure 2.</w:t>
      </w:r>
    </w:p>
    <w:p w14:paraId="5CB44981" w14:textId="77777777" w:rsidR="00870F73" w:rsidRDefault="00FC4FEA">
      <w:pPr>
        <w:pStyle w:val="Heading1"/>
        <w:ind w:left="469" w:hanging="484"/>
      </w:pPr>
      <w:r>
        <w:t>Sample Size Calculation</w:t>
      </w:r>
    </w:p>
    <w:p w14:paraId="0B74B308" w14:textId="77777777" w:rsidR="00870F73" w:rsidRDefault="00FC4FEA">
      <w:pPr>
        <w:ind w:left="-5" w:right="934"/>
      </w:pPr>
      <w:r>
        <w:t>As mentioned above, a pilot experiment with 20 participants will be conducted for estimation of an appropriate sample size. A power analysis, which allows us to determine the sample size required to detect an effect of a given size with a given significance level, is included in this section. The statistical power of a hypothesis test is the probability of detecting an effect, given that there is a</w:t>
      </w:r>
    </w:p>
    <w:p w14:paraId="1704F33B" w14:textId="77777777" w:rsidR="00870F73" w:rsidRDefault="00FC4FEA">
      <w:pPr>
        <w:spacing w:after="149" w:line="259" w:lineRule="auto"/>
        <w:ind w:left="432" w:right="0" w:firstLine="0"/>
        <w:jc w:val="left"/>
      </w:pPr>
      <w:r>
        <w:rPr>
          <w:rFonts w:ascii="Calibri" w:eastAsia="Calibri" w:hAnsi="Calibri" w:cs="Calibri"/>
          <w:noProof/>
        </w:rPr>
        <w:lastRenderedPageBreak/>
        <mc:AlternateContent>
          <mc:Choice Requires="wpg">
            <w:drawing>
              <wp:inline distT="0" distB="0" distL="0" distR="0" wp14:anchorId="2E7D3CB4" wp14:editId="158E9F3C">
                <wp:extent cx="5395233" cy="1782966"/>
                <wp:effectExtent l="0" t="0" r="0" b="0"/>
                <wp:docPr id="9355" name="Group 9355"/>
                <wp:cNvGraphicFramePr/>
                <a:graphic xmlns:a="http://schemas.openxmlformats.org/drawingml/2006/main">
                  <a:graphicData uri="http://schemas.microsoft.com/office/word/2010/wordprocessingGroup">
                    <wpg:wgp>
                      <wpg:cNvGrpSpPr/>
                      <wpg:grpSpPr>
                        <a:xfrm>
                          <a:off x="0" y="0"/>
                          <a:ext cx="5395233" cy="1782966"/>
                          <a:chOff x="0" y="0"/>
                          <a:chExt cx="5395233" cy="1782966"/>
                        </a:xfrm>
                      </wpg:grpSpPr>
                      <pic:pic xmlns:pic="http://schemas.openxmlformats.org/drawingml/2006/picture">
                        <pic:nvPicPr>
                          <pic:cNvPr id="825" name="Picture 825"/>
                          <pic:cNvPicPr/>
                        </pic:nvPicPr>
                        <pic:blipFill>
                          <a:blip r:embed="rId25"/>
                          <a:stretch>
                            <a:fillRect/>
                          </a:stretch>
                        </pic:blipFill>
                        <pic:spPr>
                          <a:xfrm>
                            <a:off x="0" y="0"/>
                            <a:ext cx="2674449" cy="1782966"/>
                          </a:xfrm>
                          <a:prstGeom prst="rect">
                            <a:avLst/>
                          </a:prstGeom>
                        </pic:spPr>
                      </pic:pic>
                      <pic:pic xmlns:pic="http://schemas.openxmlformats.org/drawingml/2006/picture">
                        <pic:nvPicPr>
                          <pic:cNvPr id="828" name="Picture 828"/>
                          <pic:cNvPicPr/>
                        </pic:nvPicPr>
                        <pic:blipFill>
                          <a:blip r:embed="rId26"/>
                          <a:stretch>
                            <a:fillRect/>
                          </a:stretch>
                        </pic:blipFill>
                        <pic:spPr>
                          <a:xfrm>
                            <a:off x="2720784" y="0"/>
                            <a:ext cx="2674449" cy="1782966"/>
                          </a:xfrm>
                          <a:prstGeom prst="rect">
                            <a:avLst/>
                          </a:prstGeom>
                        </pic:spPr>
                      </pic:pic>
                    </wpg:wgp>
                  </a:graphicData>
                </a:graphic>
              </wp:inline>
            </w:drawing>
          </mc:Choice>
          <mc:Fallback xmlns:a="http://schemas.openxmlformats.org/drawingml/2006/main">
            <w:pict>
              <v:group id="Group 9355" style="width:424.821pt;height:140.391pt;mso-position-horizontal-relative:char;mso-position-vertical-relative:line" coordsize="53952,17829">
                <v:shape id="Picture 825" style="position:absolute;width:26744;height:17829;left:0;top:0;" filled="f">
                  <v:imagedata r:id="rId27"/>
                </v:shape>
                <v:shape id="Picture 828" style="position:absolute;width:26744;height:17829;left:27207;top:0;" filled="f">
                  <v:imagedata r:id="rId28"/>
                </v:shape>
              </v:group>
            </w:pict>
          </mc:Fallback>
        </mc:AlternateContent>
      </w:r>
    </w:p>
    <w:p w14:paraId="33F3D030" w14:textId="77777777" w:rsidR="00870F73" w:rsidRDefault="00FC4FEA">
      <w:pPr>
        <w:pStyle w:val="Heading2"/>
        <w:numPr>
          <w:ilvl w:val="0"/>
          <w:numId w:val="0"/>
        </w:numPr>
        <w:tabs>
          <w:tab w:val="center" w:pos="2538"/>
          <w:tab w:val="center" w:pos="6822"/>
        </w:tabs>
        <w:ind w:right="0"/>
        <w:jc w:val="left"/>
      </w:pPr>
      <w:r>
        <w:rPr>
          <w:rFonts w:ascii="Calibri" w:eastAsia="Calibri" w:hAnsi="Calibri" w:cs="Calibri"/>
          <w:b w:val="0"/>
          <w:sz w:val="22"/>
        </w:rPr>
        <w:tab/>
      </w:r>
      <w:r>
        <w:t>(a)</w:t>
      </w:r>
      <w:r>
        <w:tab/>
        <w:t>(b)</w:t>
      </w:r>
    </w:p>
    <w:p w14:paraId="2B868C4B" w14:textId="77777777" w:rsidR="00870F73" w:rsidRDefault="00FC4FEA">
      <w:pPr>
        <w:spacing w:after="149" w:line="259" w:lineRule="auto"/>
        <w:ind w:left="432" w:right="0" w:firstLine="0"/>
        <w:jc w:val="left"/>
      </w:pPr>
      <w:r>
        <w:rPr>
          <w:rFonts w:ascii="Calibri" w:eastAsia="Calibri" w:hAnsi="Calibri" w:cs="Calibri"/>
          <w:noProof/>
        </w:rPr>
        <mc:AlternateContent>
          <mc:Choice Requires="wpg">
            <w:drawing>
              <wp:inline distT="0" distB="0" distL="0" distR="0" wp14:anchorId="1B7F6C1C" wp14:editId="02632134">
                <wp:extent cx="5395233" cy="1782966"/>
                <wp:effectExtent l="0" t="0" r="0" b="0"/>
                <wp:docPr id="9357" name="Group 9357"/>
                <wp:cNvGraphicFramePr/>
                <a:graphic xmlns:a="http://schemas.openxmlformats.org/drawingml/2006/main">
                  <a:graphicData uri="http://schemas.microsoft.com/office/word/2010/wordprocessingGroup">
                    <wpg:wgp>
                      <wpg:cNvGrpSpPr/>
                      <wpg:grpSpPr>
                        <a:xfrm>
                          <a:off x="0" y="0"/>
                          <a:ext cx="5395233" cy="1782966"/>
                          <a:chOff x="0" y="0"/>
                          <a:chExt cx="5395233" cy="1782966"/>
                        </a:xfrm>
                      </wpg:grpSpPr>
                      <pic:pic xmlns:pic="http://schemas.openxmlformats.org/drawingml/2006/picture">
                        <pic:nvPicPr>
                          <pic:cNvPr id="831" name="Picture 831"/>
                          <pic:cNvPicPr/>
                        </pic:nvPicPr>
                        <pic:blipFill>
                          <a:blip r:embed="rId29"/>
                          <a:stretch>
                            <a:fillRect/>
                          </a:stretch>
                        </pic:blipFill>
                        <pic:spPr>
                          <a:xfrm>
                            <a:off x="0" y="0"/>
                            <a:ext cx="2674449" cy="1782966"/>
                          </a:xfrm>
                          <a:prstGeom prst="rect">
                            <a:avLst/>
                          </a:prstGeom>
                        </pic:spPr>
                      </pic:pic>
                      <pic:pic xmlns:pic="http://schemas.openxmlformats.org/drawingml/2006/picture">
                        <pic:nvPicPr>
                          <pic:cNvPr id="834" name="Picture 834"/>
                          <pic:cNvPicPr/>
                        </pic:nvPicPr>
                        <pic:blipFill>
                          <a:blip r:embed="rId30"/>
                          <a:stretch>
                            <a:fillRect/>
                          </a:stretch>
                        </pic:blipFill>
                        <pic:spPr>
                          <a:xfrm>
                            <a:off x="2720784" y="0"/>
                            <a:ext cx="2674449" cy="1782966"/>
                          </a:xfrm>
                          <a:prstGeom prst="rect">
                            <a:avLst/>
                          </a:prstGeom>
                        </pic:spPr>
                      </pic:pic>
                    </wpg:wgp>
                  </a:graphicData>
                </a:graphic>
              </wp:inline>
            </w:drawing>
          </mc:Choice>
          <mc:Fallback xmlns:a="http://schemas.openxmlformats.org/drawingml/2006/main">
            <w:pict>
              <v:group id="Group 9357" style="width:424.821pt;height:140.391pt;mso-position-horizontal-relative:char;mso-position-vertical-relative:line" coordsize="53952,17829">
                <v:shape id="Picture 831" style="position:absolute;width:26744;height:17829;left:0;top:0;" filled="f">
                  <v:imagedata r:id="rId31"/>
                </v:shape>
                <v:shape id="Picture 834" style="position:absolute;width:26744;height:17829;left:27207;top:0;" filled="f">
                  <v:imagedata r:id="rId32"/>
                </v:shape>
              </v:group>
            </w:pict>
          </mc:Fallback>
        </mc:AlternateContent>
      </w:r>
    </w:p>
    <w:p w14:paraId="63C0DE54" w14:textId="77777777" w:rsidR="00870F73" w:rsidRDefault="00FC4FEA">
      <w:pPr>
        <w:pStyle w:val="Heading2"/>
        <w:numPr>
          <w:ilvl w:val="0"/>
          <w:numId w:val="0"/>
        </w:numPr>
        <w:tabs>
          <w:tab w:val="center" w:pos="2538"/>
          <w:tab w:val="center" w:pos="6822"/>
        </w:tabs>
        <w:spacing w:after="243"/>
        <w:ind w:right="0"/>
        <w:jc w:val="left"/>
      </w:pPr>
      <w:r>
        <w:rPr>
          <w:rFonts w:ascii="Calibri" w:eastAsia="Calibri" w:hAnsi="Calibri" w:cs="Calibri"/>
          <w:b w:val="0"/>
          <w:sz w:val="22"/>
        </w:rPr>
        <w:tab/>
      </w:r>
      <w:r>
        <w:t>(c)</w:t>
      </w:r>
      <w:r>
        <w:tab/>
        <w:t>(d)</w:t>
      </w:r>
    </w:p>
    <w:p w14:paraId="791E287C" w14:textId="77777777" w:rsidR="00870F73" w:rsidRDefault="00FC4FEA">
      <w:pPr>
        <w:spacing w:after="410" w:line="269" w:lineRule="auto"/>
        <w:ind w:left="-5" w:right="712"/>
        <w:jc w:val="left"/>
      </w:pPr>
      <w:r>
        <w:rPr>
          <w:b/>
        </w:rPr>
        <w:t xml:space="preserve">Figure 2: Distribution of </w:t>
      </w:r>
      <w:r>
        <w:rPr>
          <w:rFonts w:ascii="Calibri" w:eastAsia="Calibri" w:hAnsi="Calibri" w:cs="Calibri"/>
          <w:i/>
        </w:rPr>
        <w:t xml:space="preserve">appoint offer </w:t>
      </w:r>
      <w:r>
        <w:rPr>
          <w:b/>
        </w:rPr>
        <w:t xml:space="preserve">in predictors a) </w:t>
      </w:r>
      <w:r>
        <w:rPr>
          <w:rFonts w:ascii="Calibri" w:eastAsia="Calibri" w:hAnsi="Calibri" w:cs="Calibri"/>
          <w:i/>
        </w:rPr>
        <w:t>religion</w:t>
      </w:r>
      <w:r>
        <w:rPr>
          <w:b/>
        </w:rPr>
        <w:t xml:space="preserve">, b) </w:t>
      </w:r>
      <w:r>
        <w:rPr>
          <w:rFonts w:ascii="Calibri" w:eastAsia="Calibri" w:hAnsi="Calibri" w:cs="Calibri"/>
          <w:i/>
        </w:rPr>
        <w:t>gender</w:t>
      </w:r>
      <w:r>
        <w:rPr>
          <w:b/>
        </w:rPr>
        <w:t xml:space="preserve">, c) </w:t>
      </w:r>
      <w:r>
        <w:rPr>
          <w:rFonts w:ascii="Calibri" w:eastAsia="Calibri" w:hAnsi="Calibri" w:cs="Calibri"/>
          <w:i/>
        </w:rPr>
        <w:t xml:space="preserve">accent </w:t>
      </w:r>
      <w:r>
        <w:rPr>
          <w:b/>
        </w:rPr>
        <w:t xml:space="preserve">and d) </w:t>
      </w:r>
      <w:r>
        <w:rPr>
          <w:rFonts w:ascii="Calibri" w:eastAsia="Calibri" w:hAnsi="Calibri" w:cs="Calibri"/>
          <w:i/>
        </w:rPr>
        <w:t>city</w:t>
      </w:r>
      <w:r>
        <w:rPr>
          <w:b/>
        </w:rPr>
        <w:t>.</w:t>
      </w:r>
    </w:p>
    <w:p w14:paraId="15041370" w14:textId="56B3D643" w:rsidR="00870F73" w:rsidRDefault="00FC4FEA">
      <w:pPr>
        <w:spacing w:after="120" w:line="326" w:lineRule="auto"/>
        <w:ind w:left="-5" w:right="934"/>
      </w:pPr>
      <w:r>
        <w:t>true effect present. On the co</w:t>
      </w:r>
      <w:del w:id="159" w:author="Hongxing Qi" w:date="2020-11-19T15:21:00Z">
        <w:r w:rsidDel="00857D1B">
          <w:delText>u</w:delText>
        </w:r>
      </w:del>
      <w:r>
        <w:t xml:space="preserve">ntrary, the significance level is the probability of finding an effect that is not there. Since the main objective of the study is associated with religious disparities, we focus on predictor </w:t>
      </w:r>
      <w:r>
        <w:rPr>
          <w:i/>
        </w:rPr>
        <w:t xml:space="preserve">religion </w:t>
      </w:r>
      <w:r>
        <w:t>for the calculation. There are two response vari</w:t>
      </w:r>
      <w:ins w:id="160" w:author="Hongxing Qi" w:date="2020-11-19T15:22:00Z">
        <w:r w:rsidR="00857D1B">
          <w:t>a</w:t>
        </w:r>
      </w:ins>
      <w:r>
        <w:t xml:space="preserve">bles </w:t>
      </w:r>
      <w:del w:id="161" w:author="Hongxing Qi" w:date="2020-11-19T15:22:00Z">
        <w:r w:rsidDel="00857D1B">
          <w:delText>included</w:delText>
        </w:r>
      </w:del>
      <w:r>
        <w:t xml:space="preserve"> in the study, but for simplicity we demonstrate the analysis </w:t>
      </w:r>
      <w:ins w:id="162" w:author="Hongxing Qi" w:date="2020-11-19T15:22:00Z">
        <w:r w:rsidR="00857D1B">
          <w:t xml:space="preserve">using </w:t>
        </w:r>
      </w:ins>
      <w:del w:id="163" w:author="Hongxing Qi" w:date="2020-11-19T15:22:00Z">
        <w:r w:rsidDel="00857D1B">
          <w:delText>with</w:delText>
        </w:r>
      </w:del>
      <w:r>
        <w:t xml:space="preserve"> </w:t>
      </w:r>
      <w:r>
        <w:rPr>
          <w:i/>
        </w:rPr>
        <w:t>callback</w:t>
      </w:r>
      <w:r>
        <w:t xml:space="preserve">. The approach for power analysis on logistic regression introduced by Demidenko [1] is adopted in this analysis, as well as the function </w:t>
      </w:r>
      <w:r>
        <w:rPr>
          <w:rFonts w:ascii="Calibri" w:eastAsia="Calibri" w:hAnsi="Calibri" w:cs="Calibri"/>
        </w:rPr>
        <w:t xml:space="preserve">wp.logistic </w:t>
      </w:r>
      <w:r>
        <w:t xml:space="preserve">from </w:t>
      </w:r>
      <w:r>
        <w:rPr>
          <w:rFonts w:ascii="Calibri" w:eastAsia="Calibri" w:hAnsi="Calibri" w:cs="Calibri"/>
        </w:rPr>
        <w:t xml:space="preserve">R </w:t>
      </w:r>
      <w:r>
        <w:t xml:space="preserve">package </w:t>
      </w:r>
      <w:r>
        <w:rPr>
          <w:rFonts w:ascii="Calibri" w:eastAsia="Calibri" w:hAnsi="Calibri" w:cs="Calibri"/>
        </w:rPr>
        <w:t xml:space="preserve">WebPower </w:t>
      </w:r>
      <w:r>
        <w:t xml:space="preserve">[4] that encodes this approach. For programming details, please refer to my </w:t>
      </w:r>
      <w:hyperlink r:id="rId33">
        <w:r>
          <w:t>Github repository.</w:t>
        </w:r>
      </w:hyperlink>
    </w:p>
    <w:p w14:paraId="586A62DD" w14:textId="25E0CAE9" w:rsidR="00870F73" w:rsidRDefault="00FC4FEA">
      <w:pPr>
        <w:spacing w:line="334" w:lineRule="auto"/>
        <w:ind w:left="-5" w:right="934"/>
      </w:pPr>
      <w:r>
        <w:t xml:space="preserve">The information </w:t>
      </w:r>
      <w:del w:id="164" w:author="Hongxing Qi" w:date="2020-11-19T15:25:00Z">
        <w:r w:rsidDel="00572185">
          <w:delText>that need</w:delText>
        </w:r>
      </w:del>
      <w:r>
        <w:t xml:space="preserve"> to be gathered from the pilot experiment is the proportion of 1’s in </w:t>
      </w:r>
      <w:r>
        <w:rPr>
          <w:i/>
        </w:rPr>
        <w:t xml:space="preserve">callback </w:t>
      </w:r>
      <w:r>
        <w:t xml:space="preserve">given that </w:t>
      </w:r>
      <w:r>
        <w:rPr>
          <w:i/>
        </w:rPr>
        <w:t xml:space="preserve">religion </w:t>
      </w:r>
      <w:r>
        <w:t xml:space="preserve">is ‘non-Sikh’, </w:t>
      </w:r>
      <w:r>
        <w:rPr>
          <w:i/>
        </w:rPr>
        <w:t>P</w:t>
      </w:r>
      <w:r>
        <w:t>(</w:t>
      </w:r>
      <w:r>
        <w:rPr>
          <w:i/>
        </w:rPr>
        <w:t xml:space="preserve">Y </w:t>
      </w:r>
      <w:r>
        <w:t>= 1|</w:t>
      </w:r>
      <w:r>
        <w:rPr>
          <w:i/>
        </w:rPr>
        <w:t xml:space="preserve">X </w:t>
      </w:r>
      <w:r>
        <w:t xml:space="preserve">= ‘Sikh’), and the proportion of 1’s in </w:t>
      </w:r>
      <w:r>
        <w:rPr>
          <w:i/>
        </w:rPr>
        <w:t xml:space="preserve">callback </w:t>
      </w:r>
      <w:r>
        <w:t xml:space="preserve">given that </w:t>
      </w:r>
      <w:r>
        <w:rPr>
          <w:i/>
        </w:rPr>
        <w:t xml:space="preserve">religion </w:t>
      </w:r>
      <w:r>
        <w:t xml:space="preserve">is ‘Sikh’, </w:t>
      </w:r>
      <w:r>
        <w:rPr>
          <w:i/>
        </w:rPr>
        <w:t>P</w:t>
      </w:r>
      <w:r>
        <w:t>(</w:t>
      </w:r>
      <w:r>
        <w:rPr>
          <w:i/>
        </w:rPr>
        <w:t xml:space="preserve">Y </w:t>
      </w:r>
      <w:r>
        <w:t>= 1|</w:t>
      </w:r>
      <w:r>
        <w:rPr>
          <w:i/>
        </w:rPr>
        <w:t xml:space="preserve">X </w:t>
      </w:r>
      <w:r>
        <w:t xml:space="preserve">= ‘non-Sikh’), where </w:t>
      </w:r>
      <w:r>
        <w:rPr>
          <w:i/>
        </w:rPr>
        <w:t xml:space="preserve">callback </w:t>
      </w:r>
      <w:r>
        <w:t xml:space="preserve">is denoted as </w:t>
      </w:r>
      <w:r>
        <w:rPr>
          <w:i/>
        </w:rPr>
        <w:t xml:space="preserve">Y </w:t>
      </w:r>
      <w:r>
        <w:t xml:space="preserve">and </w:t>
      </w:r>
      <w:r>
        <w:rPr>
          <w:i/>
        </w:rPr>
        <w:t xml:space="preserve">religion </w:t>
      </w:r>
      <w:r>
        <w:t xml:space="preserve">is denoted as </w:t>
      </w:r>
      <w:r>
        <w:rPr>
          <w:i/>
        </w:rPr>
        <w:t>X</w:t>
      </w:r>
      <w:r>
        <w:t xml:space="preserve">. </w:t>
      </w:r>
      <w:del w:id="165" w:author="Hongxing Qi" w:date="2020-11-19T15:26:00Z">
        <w:r w:rsidDel="00572185">
          <w:delText>Then, t</w:delText>
        </w:r>
      </w:del>
      <w:ins w:id="166" w:author="Hongxing Qi" w:date="2020-11-19T15:26:00Z">
        <w:r w:rsidR="00572185">
          <w:t xml:space="preserve"> T</w:t>
        </w:r>
      </w:ins>
      <w:r>
        <w:t xml:space="preserve">he estimated </w:t>
      </w:r>
      <w:r>
        <w:rPr>
          <w:i/>
        </w:rPr>
        <w:t>P</w:t>
      </w:r>
      <w:r>
        <w:t>(</w:t>
      </w:r>
      <w:r>
        <w:rPr>
          <w:i/>
        </w:rPr>
        <w:t xml:space="preserve">Y </w:t>
      </w:r>
      <w:r>
        <w:t>= 1|</w:t>
      </w:r>
      <w:r>
        <w:rPr>
          <w:i/>
        </w:rPr>
        <w:t xml:space="preserve">X </w:t>
      </w:r>
      <w:r>
        <w:t xml:space="preserve">= ‘non-Sikh’) and </w:t>
      </w:r>
      <w:r>
        <w:rPr>
          <w:i/>
        </w:rPr>
        <w:t>P</w:t>
      </w:r>
      <w:r>
        <w:t>(</w:t>
      </w:r>
      <w:r>
        <w:rPr>
          <w:i/>
        </w:rPr>
        <w:t xml:space="preserve">Y </w:t>
      </w:r>
      <w:r>
        <w:t>= 1|</w:t>
      </w:r>
      <w:r>
        <w:rPr>
          <w:i/>
        </w:rPr>
        <w:t xml:space="preserve">X </w:t>
      </w:r>
      <w:r>
        <w:t xml:space="preserve">= ‘Sikh’) from the pilot experiment is inputted to the </w:t>
      </w:r>
      <w:r>
        <w:rPr>
          <w:rFonts w:ascii="Calibri" w:eastAsia="Calibri" w:hAnsi="Calibri" w:cs="Calibri"/>
        </w:rPr>
        <w:t xml:space="preserve">R </w:t>
      </w:r>
      <w:r>
        <w:t xml:space="preserve">function </w:t>
      </w:r>
      <w:r>
        <w:rPr>
          <w:rFonts w:ascii="Calibri" w:eastAsia="Calibri" w:hAnsi="Calibri" w:cs="Calibri"/>
        </w:rPr>
        <w:t xml:space="preserve">wp.logistic </w:t>
      </w:r>
      <w:r>
        <w:t xml:space="preserve">as </w:t>
      </w:r>
      <w:commentRangeStart w:id="167"/>
      <w:r>
        <w:t>arguments</w:t>
      </w:r>
      <w:commentRangeEnd w:id="167"/>
      <w:r w:rsidR="00572185">
        <w:rPr>
          <w:rStyle w:val="CommentReference"/>
        </w:rPr>
        <w:commentReference w:id="167"/>
      </w:r>
      <w:r>
        <w:t xml:space="preserve"> </w:t>
      </w:r>
      <w:r>
        <w:rPr>
          <w:rFonts w:ascii="Calibri" w:eastAsia="Calibri" w:hAnsi="Calibri" w:cs="Calibri"/>
        </w:rPr>
        <w:t xml:space="preserve">p0 </w:t>
      </w:r>
      <w:r>
        <w:t xml:space="preserve">and </w:t>
      </w:r>
      <w:r>
        <w:rPr>
          <w:rFonts w:ascii="Calibri" w:eastAsia="Calibri" w:hAnsi="Calibri" w:cs="Calibri"/>
        </w:rPr>
        <w:t>p1</w:t>
      </w:r>
      <w:r>
        <w:t xml:space="preserve">. A sample code assuming </w:t>
      </w:r>
      <w:r>
        <w:rPr>
          <w:i/>
        </w:rPr>
        <w:t>P</w:t>
      </w:r>
      <w:r>
        <w:t>(</w:t>
      </w:r>
      <w:r>
        <w:rPr>
          <w:i/>
        </w:rPr>
        <w:t xml:space="preserve">Y </w:t>
      </w:r>
      <w:r>
        <w:t>= 1|</w:t>
      </w:r>
      <w:r>
        <w:rPr>
          <w:i/>
        </w:rPr>
        <w:t xml:space="preserve">X </w:t>
      </w:r>
      <w:r>
        <w:t>= ‘non-Sikh’) = 0</w:t>
      </w:r>
      <w:r>
        <w:rPr>
          <w:i/>
        </w:rPr>
        <w:t>.</w:t>
      </w:r>
      <w:r>
        <w:t xml:space="preserve">60, </w:t>
      </w:r>
      <w:r>
        <w:rPr>
          <w:i/>
        </w:rPr>
        <w:t>P</w:t>
      </w:r>
      <w:r>
        <w:t>(</w:t>
      </w:r>
      <w:r>
        <w:rPr>
          <w:i/>
        </w:rPr>
        <w:t xml:space="preserve">Y </w:t>
      </w:r>
      <w:r>
        <w:t>= 1|</w:t>
      </w:r>
      <w:r>
        <w:rPr>
          <w:i/>
        </w:rPr>
        <w:t xml:space="preserve">X </w:t>
      </w:r>
      <w:r>
        <w:t>= ‘Sikh’) = 0</w:t>
      </w:r>
      <w:r>
        <w:rPr>
          <w:i/>
        </w:rPr>
        <w:t>.</w:t>
      </w:r>
      <w:r>
        <w:t>50 runs as follows:</w:t>
      </w:r>
    </w:p>
    <w:p w14:paraId="045F9473" w14:textId="77777777" w:rsidR="00870F73" w:rsidRDefault="00FC4FEA">
      <w:pPr>
        <w:spacing w:after="238" w:line="259" w:lineRule="auto"/>
        <w:ind w:left="936" w:right="0" w:firstLine="0"/>
        <w:jc w:val="left"/>
      </w:pPr>
      <w:r>
        <w:rPr>
          <w:noProof/>
        </w:rPr>
        <w:lastRenderedPageBreak/>
        <w:drawing>
          <wp:inline distT="0" distB="0" distL="0" distR="0" wp14:anchorId="2FFD6FC1" wp14:editId="28B50ADF">
            <wp:extent cx="4754880" cy="3803904"/>
            <wp:effectExtent l="0" t="0" r="0" b="0"/>
            <wp:docPr id="982" name="Picture 982"/>
            <wp:cNvGraphicFramePr/>
            <a:graphic xmlns:a="http://schemas.openxmlformats.org/drawingml/2006/main">
              <a:graphicData uri="http://schemas.openxmlformats.org/drawingml/2006/picture">
                <pic:pic xmlns:pic="http://schemas.openxmlformats.org/drawingml/2006/picture">
                  <pic:nvPicPr>
                    <pic:cNvPr id="982" name="Picture 982"/>
                    <pic:cNvPicPr/>
                  </pic:nvPicPr>
                  <pic:blipFill>
                    <a:blip r:embed="rId34"/>
                    <a:stretch>
                      <a:fillRect/>
                    </a:stretch>
                  </pic:blipFill>
                  <pic:spPr>
                    <a:xfrm>
                      <a:off x="0" y="0"/>
                      <a:ext cx="4754880" cy="3803904"/>
                    </a:xfrm>
                    <a:prstGeom prst="rect">
                      <a:avLst/>
                    </a:prstGeom>
                  </pic:spPr>
                </pic:pic>
              </a:graphicData>
            </a:graphic>
          </wp:inline>
        </w:drawing>
      </w:r>
    </w:p>
    <w:p w14:paraId="61CEC349" w14:textId="77777777" w:rsidR="00870F73" w:rsidRDefault="00FC4FEA">
      <w:pPr>
        <w:spacing w:after="11" w:line="269" w:lineRule="auto"/>
        <w:ind w:left="-5" w:right="712"/>
        <w:jc w:val="left"/>
      </w:pPr>
      <w:r>
        <w:rPr>
          <w:b/>
        </w:rPr>
        <w:t>Figure 3: Power analysis plot for logistic regression with significance level of 0.005,</w:t>
      </w:r>
    </w:p>
    <w:p w14:paraId="5426BA9C" w14:textId="4074573B" w:rsidR="00870F73" w:rsidRDefault="00FC4FEA">
      <w:pPr>
        <w:spacing w:after="468" w:line="269" w:lineRule="auto"/>
        <w:ind w:left="-5" w:right="712"/>
        <w:jc w:val="left"/>
      </w:pPr>
      <w:r>
        <w:rPr>
          <w:b/>
        </w:rPr>
        <w:t>0.01, 0.05 and 0.1</w:t>
      </w:r>
      <w:del w:id="168" w:author="Hongxing Qi" w:date="2020-11-19T15:28:00Z">
        <w:r w:rsidDel="00572185">
          <w:rPr>
            <w:b/>
          </w:rPr>
          <w:delText>.</w:delText>
        </w:r>
      </w:del>
    </w:p>
    <w:p w14:paraId="6CD1CC82" w14:textId="77777777" w:rsidR="00870F73" w:rsidRDefault="00FC4FEA">
      <w:pPr>
        <w:spacing w:after="83"/>
        <w:ind w:left="-5" w:right="0"/>
        <w:jc w:val="left"/>
      </w:pPr>
      <w:r>
        <w:rPr>
          <w:rFonts w:ascii="Calibri" w:eastAsia="Calibri" w:hAnsi="Calibri" w:cs="Calibri"/>
        </w:rPr>
        <w:t>&gt; wp.logistic(n = 600, p0 = 0.60, p1 = 0.50, alpha = 0.05,</w:t>
      </w:r>
    </w:p>
    <w:p w14:paraId="479F8F43" w14:textId="77777777" w:rsidR="00870F73" w:rsidRDefault="00FC4FEA">
      <w:pPr>
        <w:tabs>
          <w:tab w:val="center" w:pos="4983"/>
        </w:tabs>
        <w:spacing w:after="369"/>
        <w:ind w:left="-15" w:right="0" w:firstLine="0"/>
        <w:jc w:val="left"/>
      </w:pPr>
      <w:r>
        <w:rPr>
          <w:rFonts w:ascii="Calibri" w:eastAsia="Calibri" w:hAnsi="Calibri" w:cs="Calibri"/>
        </w:rPr>
        <w:t>+</w:t>
      </w:r>
      <w:r>
        <w:rPr>
          <w:rFonts w:ascii="Calibri" w:eastAsia="Calibri" w:hAnsi="Calibri" w:cs="Calibri"/>
        </w:rPr>
        <w:tab/>
        <w:t>power = NULL, alternative = "two.sided", family = "normal")</w:t>
      </w:r>
    </w:p>
    <w:p w14:paraId="4F47D6E1" w14:textId="77777777" w:rsidR="00870F73" w:rsidRDefault="00FC4FEA">
      <w:pPr>
        <w:spacing w:after="409"/>
        <w:ind w:left="-5" w:right="0"/>
        <w:jc w:val="left"/>
      </w:pPr>
      <w:r>
        <w:rPr>
          <w:rFonts w:ascii="Calibri" w:eastAsia="Calibri" w:hAnsi="Calibri" w:cs="Calibri"/>
        </w:rPr>
        <w:t>Power for logistic regression</w:t>
      </w:r>
    </w:p>
    <w:p w14:paraId="120B51E7" w14:textId="77777777" w:rsidR="00870F73" w:rsidRDefault="00FC4FEA">
      <w:pPr>
        <w:tabs>
          <w:tab w:val="center" w:pos="916"/>
          <w:tab w:val="center" w:pos="2119"/>
          <w:tab w:val="center" w:pos="3379"/>
          <w:tab w:val="center" w:pos="4410"/>
          <w:tab w:val="center" w:pos="5670"/>
        </w:tabs>
        <w:spacing w:after="40"/>
        <w:ind w:left="0" w:right="0" w:firstLine="0"/>
        <w:jc w:val="left"/>
      </w:pPr>
      <w:r>
        <w:rPr>
          <w:rFonts w:ascii="Calibri" w:eastAsia="Calibri" w:hAnsi="Calibri" w:cs="Calibri"/>
        </w:rPr>
        <w:tab/>
        <w:t>p0 p1</w:t>
      </w:r>
      <w:r>
        <w:rPr>
          <w:rFonts w:ascii="Calibri" w:eastAsia="Calibri" w:hAnsi="Calibri" w:cs="Calibri"/>
        </w:rPr>
        <w:tab/>
        <w:t>beta0</w:t>
      </w:r>
      <w:r>
        <w:rPr>
          <w:rFonts w:ascii="Calibri" w:eastAsia="Calibri" w:hAnsi="Calibri" w:cs="Calibri"/>
        </w:rPr>
        <w:tab/>
        <w:t>beta1</w:t>
      </w:r>
      <w:r>
        <w:rPr>
          <w:rFonts w:ascii="Calibri" w:eastAsia="Calibri" w:hAnsi="Calibri" w:cs="Calibri"/>
        </w:rPr>
        <w:tab/>
        <w:t>n alpha</w:t>
      </w:r>
      <w:r>
        <w:rPr>
          <w:rFonts w:ascii="Calibri" w:eastAsia="Calibri" w:hAnsi="Calibri" w:cs="Calibri"/>
        </w:rPr>
        <w:tab/>
        <w:t>power</w:t>
      </w:r>
    </w:p>
    <w:p w14:paraId="5751CE6D" w14:textId="77777777" w:rsidR="00870F73" w:rsidRDefault="00FC4FEA">
      <w:pPr>
        <w:spacing w:after="373"/>
        <w:ind w:left="468" w:right="0"/>
        <w:jc w:val="left"/>
      </w:pPr>
      <w:r>
        <w:rPr>
          <w:rFonts w:ascii="Calibri" w:eastAsia="Calibri" w:hAnsi="Calibri" w:cs="Calibri"/>
        </w:rPr>
        <w:t>0.6 0.5 0.4054651 -0.4054651 600 0.05 0.9959592</w:t>
      </w:r>
    </w:p>
    <w:p w14:paraId="78691EAF" w14:textId="4A434D06" w:rsidR="00870F73" w:rsidRDefault="00FC4FEA">
      <w:pPr>
        <w:spacing w:after="104" w:line="341" w:lineRule="auto"/>
        <w:ind w:left="-5" w:right="934"/>
      </w:pPr>
      <w:r>
        <w:t xml:space="preserve">From the </w:t>
      </w:r>
      <w:r>
        <w:rPr>
          <w:rFonts w:ascii="Calibri" w:eastAsia="Calibri" w:hAnsi="Calibri" w:cs="Calibri"/>
        </w:rPr>
        <w:t xml:space="preserve">R </w:t>
      </w:r>
      <w:r>
        <w:t>output, we could tell that the statistical power has exceeded 0.99 when</w:t>
      </w:r>
      <w:del w:id="169" w:author="Hongxing Qi" w:date="2020-11-19T15:29:00Z">
        <w:r w:rsidDel="00572185">
          <w:delText>,</w:delText>
        </w:r>
      </w:del>
      <w:r>
        <w:t xml:space="preserve"> significance level </w:t>
      </w:r>
      <w:r>
        <w:rPr>
          <w:i/>
        </w:rPr>
        <w:t xml:space="preserve">α </w:t>
      </w:r>
      <w:r>
        <w:t>is set to 0.05 and sample size is 600.</w:t>
      </w:r>
    </w:p>
    <w:p w14:paraId="73CB1FC6" w14:textId="77777777" w:rsidR="00870F73" w:rsidRDefault="00FC4FEA">
      <w:pPr>
        <w:spacing w:line="324" w:lineRule="auto"/>
        <w:ind w:left="-5" w:right="934"/>
      </w:pPr>
      <w:r>
        <w:t xml:space="preserve">Figure 3 is a power analysis plot with power calculated by the abovementioned function. It shows the statistical power of a logistic regression with a significance level of 0.005, 0.01, 0.05 and 0.1 under sample size constraints given </w:t>
      </w:r>
      <w:r>
        <w:rPr>
          <w:i/>
        </w:rPr>
        <w:t>P</w:t>
      </w:r>
      <w:r>
        <w:t>(</w:t>
      </w:r>
      <w:r>
        <w:rPr>
          <w:i/>
        </w:rPr>
        <w:t xml:space="preserve">Y </w:t>
      </w:r>
      <w:r>
        <w:t>= 1|</w:t>
      </w:r>
      <w:r>
        <w:rPr>
          <w:i/>
        </w:rPr>
        <w:t xml:space="preserve">X </w:t>
      </w:r>
      <w:r>
        <w:t>= ‘non-Sikh’) = 0</w:t>
      </w:r>
      <w:r>
        <w:rPr>
          <w:i/>
        </w:rPr>
        <w:t>.</w:t>
      </w:r>
      <w:r>
        <w:t xml:space="preserve">60, </w:t>
      </w:r>
      <w:r>
        <w:rPr>
          <w:i/>
        </w:rPr>
        <w:t>P</w:t>
      </w:r>
      <w:r>
        <w:t>(</w:t>
      </w:r>
      <w:r>
        <w:rPr>
          <w:i/>
        </w:rPr>
        <w:t xml:space="preserve">Y </w:t>
      </w:r>
      <w:r>
        <w:t>= 1|</w:t>
      </w:r>
      <w:r>
        <w:rPr>
          <w:i/>
        </w:rPr>
        <w:t xml:space="preserve">X </w:t>
      </w:r>
      <w:r>
        <w:t>= ‘Sikh’) = 0</w:t>
      </w:r>
      <w:r>
        <w:rPr>
          <w:i/>
        </w:rPr>
        <w:t>.</w:t>
      </w:r>
      <w:r>
        <w:t xml:space="preserve">50. Diagrams </w:t>
      </w:r>
      <w:r>
        <w:lastRenderedPageBreak/>
        <w:t xml:space="preserve">corresponding to different estimations of </w:t>
      </w:r>
      <w:r>
        <w:rPr>
          <w:rFonts w:ascii="Calibri" w:eastAsia="Calibri" w:hAnsi="Calibri" w:cs="Calibri"/>
        </w:rPr>
        <w:t xml:space="preserve">p0 </w:t>
      </w:r>
      <w:r>
        <w:t xml:space="preserve">and </w:t>
      </w:r>
      <w:r>
        <w:rPr>
          <w:rFonts w:ascii="Calibri" w:eastAsia="Calibri" w:hAnsi="Calibri" w:cs="Calibri"/>
        </w:rPr>
        <w:t xml:space="preserve">p1 </w:t>
      </w:r>
      <w:r>
        <w:t xml:space="preserve">can be obtained through applying the </w:t>
      </w:r>
      <w:r>
        <w:rPr>
          <w:rFonts w:ascii="Calibri" w:eastAsia="Calibri" w:hAnsi="Calibri" w:cs="Calibri"/>
        </w:rPr>
        <w:t xml:space="preserve">R </w:t>
      </w:r>
      <w:r>
        <w:t>codes by researchers themselves.</w:t>
      </w:r>
    </w:p>
    <w:p w14:paraId="528EE70A" w14:textId="77777777" w:rsidR="00870F73" w:rsidRDefault="00FC4FEA">
      <w:pPr>
        <w:pStyle w:val="Heading1"/>
        <w:ind w:left="469" w:hanging="484"/>
      </w:pPr>
      <w:r>
        <w:t>Conclusion</w:t>
      </w:r>
    </w:p>
    <w:p w14:paraId="4F424B11" w14:textId="0DCBB470" w:rsidR="00870F73" w:rsidRDefault="00FC4FEA">
      <w:pPr>
        <w:spacing w:after="856"/>
        <w:ind w:left="-5" w:right="934"/>
      </w:pPr>
      <w:r>
        <w:t xml:space="preserve">To explore the potential bias from </w:t>
      </w:r>
      <w:del w:id="170" w:author="Hongxing Qi" w:date="2020-11-19T15:29:00Z">
        <w:r w:rsidDel="00572185">
          <w:delText>psychological</w:delText>
        </w:r>
      </w:del>
      <w:r>
        <w:t xml:space="preserve"> counsellors towards Sikh individuals at the entry point of the service, we recommend a logistic regression and an ordinal regression model to estimate the effect of factors like religion and gender on the counsellors’ responsiveness and reception rate. Sample analyses for the regression models are demonstrated in the report and researchers may perform the analysis as depicted on a flexible choice of interested factors. However, the researchers should remain cautious with the factor of intergroup contact as it might be confounded with other factors such as </w:t>
      </w:r>
      <w:del w:id="171" w:author="Hongxing Qi" w:date="2020-11-19T15:30:00Z">
        <w:r w:rsidDel="00572185">
          <w:delText>such as</w:delText>
        </w:r>
      </w:del>
      <w:r>
        <w:t xml:space="preserve"> demographic characteristics of the counsellor. An example power analysis for the sample size determination is also presented.</w:t>
      </w:r>
    </w:p>
    <w:p w14:paraId="3D469C40" w14:textId="77777777" w:rsidR="00870F73" w:rsidRDefault="00FC4FEA">
      <w:pPr>
        <w:pStyle w:val="Heading1"/>
        <w:numPr>
          <w:ilvl w:val="0"/>
          <w:numId w:val="0"/>
        </w:numPr>
        <w:spacing w:after="148"/>
        <w:ind w:left="-5"/>
      </w:pPr>
      <w:r>
        <w:t>References</w:t>
      </w:r>
    </w:p>
    <w:p w14:paraId="58E50B41" w14:textId="77777777" w:rsidR="00870F73" w:rsidRDefault="00FC4FEA">
      <w:pPr>
        <w:numPr>
          <w:ilvl w:val="0"/>
          <w:numId w:val="1"/>
        </w:numPr>
        <w:ind w:right="992" w:hanging="339"/>
      </w:pPr>
      <w:r>
        <w:t xml:space="preserve">Eugene Demidenko. Sample size determination for logistic regression revisited. </w:t>
      </w:r>
      <w:r>
        <w:rPr>
          <w:i/>
        </w:rPr>
        <w:t>Statistics in Medicine</w:t>
      </w:r>
      <w:r>
        <w:t xml:space="preserve">, 26(18):3385–3397, 2007. doi: https://doi.org/10.1002/sim.2771. URL </w:t>
      </w:r>
      <w:hyperlink r:id="rId35">
        <w:r>
          <w:rPr>
            <w:rFonts w:ascii="Calibri" w:eastAsia="Calibri" w:hAnsi="Calibri" w:cs="Calibri"/>
          </w:rPr>
          <w:t>https://onlinelibrary.wiley.com/doi/abs/10.1002/sim.2771</w:t>
        </w:r>
      </w:hyperlink>
      <w:hyperlink r:id="rId36">
        <w:r>
          <w:t>.</w:t>
        </w:r>
      </w:hyperlink>
    </w:p>
    <w:p w14:paraId="65EDABCE" w14:textId="77777777" w:rsidR="00870F73" w:rsidRDefault="00FC4FEA">
      <w:pPr>
        <w:numPr>
          <w:ilvl w:val="0"/>
          <w:numId w:val="1"/>
        </w:numPr>
        <w:spacing w:after="30"/>
        <w:ind w:right="992" w:hanging="339"/>
      </w:pPr>
      <w:r>
        <w:t xml:space="preserve">Heather Kugelmass. “sorry, i’m not accepting new patients”: An audit study of access to mental health care. </w:t>
      </w:r>
      <w:r>
        <w:rPr>
          <w:i/>
        </w:rPr>
        <w:t>Journal of Health and Social Behavior</w:t>
      </w:r>
      <w:r>
        <w:t>, 57(2):168–183, 2016. doi:</w:t>
      </w:r>
    </w:p>
    <w:p w14:paraId="69E4ECF4" w14:textId="77777777" w:rsidR="00870F73" w:rsidRDefault="00FC4FEA">
      <w:pPr>
        <w:ind w:left="349" w:right="934"/>
      </w:pPr>
      <w:r>
        <w:t xml:space="preserve">10.1177/0022146516647098. URL </w:t>
      </w:r>
      <w:hyperlink r:id="rId37">
        <w:r>
          <w:rPr>
            <w:rFonts w:ascii="Calibri" w:eastAsia="Calibri" w:hAnsi="Calibri" w:cs="Calibri"/>
          </w:rPr>
          <w:t>https://doi.org/10.1177/0022146516647098</w:t>
        </w:r>
      </w:hyperlink>
      <w:hyperlink r:id="rId38">
        <w:r>
          <w:t>.</w:t>
        </w:r>
      </w:hyperlink>
      <w:r>
        <w:t xml:space="preserve"> PMID: 27251890.</w:t>
      </w:r>
    </w:p>
    <w:p w14:paraId="0E6334CB" w14:textId="77777777" w:rsidR="00870F73" w:rsidRDefault="00FC4FEA">
      <w:pPr>
        <w:numPr>
          <w:ilvl w:val="0"/>
          <w:numId w:val="1"/>
        </w:numPr>
        <w:ind w:right="992" w:hanging="339"/>
      </w:pPr>
      <w:r>
        <w:t xml:space="preserve">Richard Q. Shin, Lance C. Smith, Jamie C. Welch, and Ijeoma Ezeofor. Is allison more likely than lakisha to receive a callback from counseling professionals? a racism audit study. </w:t>
      </w:r>
      <w:r>
        <w:rPr>
          <w:i/>
        </w:rPr>
        <w:t>The Counseling Psychologist</w:t>
      </w:r>
      <w:r>
        <w:t xml:space="preserve">, 44(8):1187–1211, 2016. doi: 10.1177/0011000016668814. URL </w:t>
      </w:r>
      <w:hyperlink r:id="rId39">
        <w:r>
          <w:rPr>
            <w:rFonts w:ascii="Calibri" w:eastAsia="Calibri" w:hAnsi="Calibri" w:cs="Calibri"/>
          </w:rPr>
          <w:t>https://doi.org/10.1177/0011000016668814</w:t>
        </w:r>
      </w:hyperlink>
      <w:hyperlink r:id="rId40">
        <w:r>
          <w:t>.</w:t>
        </w:r>
      </w:hyperlink>
    </w:p>
    <w:p w14:paraId="0EED15A8" w14:textId="77777777" w:rsidR="00870F73" w:rsidRDefault="00FC4FEA">
      <w:pPr>
        <w:numPr>
          <w:ilvl w:val="0"/>
          <w:numId w:val="1"/>
        </w:numPr>
        <w:ind w:right="992" w:hanging="339"/>
      </w:pPr>
      <w:r>
        <w:t xml:space="preserve">Z. Zhang and K.-H. Yuan. </w:t>
      </w:r>
      <w:r>
        <w:rPr>
          <w:i/>
        </w:rPr>
        <w:t>Practical Statistical Power Analysis Using Webpower and R</w:t>
      </w:r>
      <w:r>
        <w:t>. Granger, IN: ISDSA Press, 1994.</w:t>
      </w:r>
    </w:p>
    <w:sectPr w:rsidR="00870F73">
      <w:footerReference w:type="even" r:id="rId41"/>
      <w:footerReference w:type="default" r:id="rId42"/>
      <w:footerReference w:type="first" r:id="rId43"/>
      <w:pgSz w:w="12240" w:h="15840"/>
      <w:pgMar w:top="1440" w:right="491" w:bottom="1995" w:left="1440" w:header="720" w:footer="139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Hongxing Qi" w:date="2020-11-19T15:31:00Z" w:initials="HQ">
    <w:p w14:paraId="5AD5D30D" w14:textId="7B67B097" w:rsidR="00572185" w:rsidRDefault="00572185">
      <w:pPr>
        <w:pStyle w:val="CommentText"/>
      </w:pPr>
      <w:r>
        <w:rPr>
          <w:rStyle w:val="CommentReference"/>
        </w:rPr>
        <w:annotationRef/>
      </w:r>
      <w:r w:rsidRPr="00DB38A7">
        <w:rPr>
          <w:highlight w:val="yellow"/>
        </w:rPr>
        <w:t>See the edits and comments. Familiarity with terms used may help improve the clarity. Pay attention to subject-verb-agreement. I assume your client has the statistical background and knowledge to follow your discussion here.</w:t>
      </w:r>
      <w:r>
        <w:t xml:space="preserve"> </w:t>
      </w:r>
    </w:p>
  </w:comment>
  <w:comment w:id="3" w:author="Hongxing Qi" w:date="2020-11-19T14:17:00Z" w:initials="HQ">
    <w:p w14:paraId="56D27887" w14:textId="3A5A10D1" w:rsidR="00793102" w:rsidRDefault="00793102" w:rsidP="00793102">
      <w:pPr>
        <w:pStyle w:val="CommentText"/>
        <w:ind w:left="0" w:firstLine="0"/>
      </w:pPr>
      <w:r>
        <w:rPr>
          <w:rStyle w:val="CommentReference"/>
        </w:rPr>
        <w:annotationRef/>
      </w:r>
      <w:r>
        <w:t xml:space="preserve">Disparities among whom? </w:t>
      </w:r>
    </w:p>
  </w:comment>
  <w:comment w:id="4" w:author="Hongxing Qi" w:date="2020-11-19T09:25:00Z" w:initials="HQ">
    <w:p w14:paraId="5EB81F99" w14:textId="4690604F" w:rsidR="00B476E1" w:rsidRDefault="00B476E1">
      <w:pPr>
        <w:pStyle w:val="CommentText"/>
      </w:pPr>
      <w:r>
        <w:rPr>
          <w:rStyle w:val="CommentReference"/>
        </w:rPr>
        <w:annotationRef/>
      </w:r>
      <w:r>
        <w:t xml:space="preserve">? </w:t>
      </w:r>
    </w:p>
  </w:comment>
  <w:comment w:id="17" w:author="Hongxing Qi" w:date="2020-11-19T13:34:00Z" w:initials="HQ">
    <w:p w14:paraId="1523C507" w14:textId="184A5B70" w:rsidR="003A3464" w:rsidRDefault="003A3464">
      <w:pPr>
        <w:pStyle w:val="CommentText"/>
      </w:pPr>
      <w:r>
        <w:rPr>
          <w:rStyle w:val="CommentReference"/>
        </w:rPr>
        <w:annotationRef/>
      </w:r>
    </w:p>
  </w:comment>
  <w:comment w:id="68" w:author="Hongxing Qi" w:date="2020-11-19T14:24:00Z" w:initials="HQ">
    <w:p w14:paraId="31D025F1" w14:textId="300CDD38" w:rsidR="00F52F30" w:rsidRDefault="00F52F30">
      <w:pPr>
        <w:pStyle w:val="CommentText"/>
      </w:pPr>
      <w:r>
        <w:rPr>
          <w:rStyle w:val="CommentReference"/>
        </w:rPr>
        <w:annotationRef/>
      </w:r>
      <w:r>
        <w:t xml:space="preserve">Social services or counselling services? They are not the same. </w:t>
      </w:r>
    </w:p>
  </w:comment>
  <w:comment w:id="79" w:author="Hongxing Qi" w:date="2020-11-19T14:32:00Z" w:initials="HQ">
    <w:p w14:paraId="711CA524" w14:textId="09459D33" w:rsidR="00C64B0E" w:rsidRDefault="00C64B0E">
      <w:pPr>
        <w:pStyle w:val="CommentText"/>
      </w:pPr>
      <w:r>
        <w:rPr>
          <w:rStyle w:val="CommentReference"/>
        </w:rPr>
        <w:annotationRef/>
      </w:r>
      <w:r>
        <w:t>Simply counsellors, though the term counselling psychology is used to refer to the field of studies.</w:t>
      </w:r>
    </w:p>
  </w:comment>
  <w:comment w:id="99" w:author="Hongxing Qi" w:date="2020-11-19T14:47:00Z" w:initials="HQ">
    <w:p w14:paraId="0861444C" w14:textId="64566FB1" w:rsidR="005A715A" w:rsidRDefault="005A715A">
      <w:pPr>
        <w:pStyle w:val="CommentText"/>
      </w:pPr>
      <w:r>
        <w:rPr>
          <w:rStyle w:val="CommentReference"/>
        </w:rPr>
        <w:annotationRef/>
      </w:r>
      <w:r>
        <w:t xml:space="preserve">What does “higher” mean? </w:t>
      </w:r>
    </w:p>
  </w:comment>
  <w:comment w:id="113" w:author="Hongxing Qi" w:date="2020-11-19T14:35:00Z" w:initials="HQ">
    <w:p w14:paraId="411B666B" w14:textId="2660B38A" w:rsidR="00C64B0E" w:rsidRDefault="00C64B0E">
      <w:pPr>
        <w:pStyle w:val="CommentText"/>
      </w:pPr>
      <w:r>
        <w:rPr>
          <w:rStyle w:val="CommentReference"/>
        </w:rPr>
        <w:annotationRef/>
      </w:r>
      <w:r>
        <w:t xml:space="preserve">This paragraph is too long. Break it into 2. </w:t>
      </w:r>
    </w:p>
  </w:comment>
  <w:comment w:id="127" w:author="Hongxing Qi" w:date="2020-11-19T14:55:00Z" w:initials="HQ">
    <w:p w14:paraId="6F150E0F" w14:textId="766F6CCB" w:rsidR="00A712DF" w:rsidRDefault="00A712DF">
      <w:pPr>
        <w:pStyle w:val="CommentText"/>
      </w:pPr>
      <w:r>
        <w:rPr>
          <w:rStyle w:val="CommentReference"/>
        </w:rPr>
        <w:annotationRef/>
      </w:r>
      <w:r>
        <w:t xml:space="preserve">You think the client would be able to understand this? Would this be relevant or necessary? </w:t>
      </w:r>
    </w:p>
  </w:comment>
  <w:comment w:id="130" w:author="Hongxing Qi" w:date="2020-11-19T14:57:00Z" w:initials="HQ">
    <w:p w14:paraId="20A8851E" w14:textId="0BC57639" w:rsidR="00A712DF" w:rsidRDefault="00A712DF">
      <w:pPr>
        <w:pStyle w:val="CommentText"/>
      </w:pPr>
      <w:r>
        <w:rPr>
          <w:rStyle w:val="CommentReference"/>
        </w:rPr>
        <w:annotationRef/>
      </w:r>
      <w:r>
        <w:t xml:space="preserve">What argument? </w:t>
      </w:r>
    </w:p>
  </w:comment>
  <w:comment w:id="155" w:author="Hongxing Qi" w:date="2020-11-19T15:17:00Z" w:initials="HQ">
    <w:p w14:paraId="3B411F2F" w14:textId="4B9E60B7" w:rsidR="00857D1B" w:rsidRDefault="00857D1B">
      <w:pPr>
        <w:pStyle w:val="CommentText"/>
      </w:pPr>
      <w:r>
        <w:rPr>
          <w:rStyle w:val="CommentReference"/>
        </w:rPr>
        <w:annotationRef/>
      </w:r>
      <w:r>
        <w:t xml:space="preserve">So the client would be able to follow? </w:t>
      </w:r>
    </w:p>
  </w:comment>
  <w:comment w:id="167" w:author="Hongxing Qi" w:date="2020-11-19T15:27:00Z" w:initials="HQ">
    <w:p w14:paraId="3BD524B0" w14:textId="798362DB" w:rsidR="00572185" w:rsidRDefault="00572185">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AD5D30D" w15:done="0"/>
  <w15:commentEx w15:paraId="56D27887" w15:done="0"/>
  <w15:commentEx w15:paraId="5EB81F99" w15:done="0"/>
  <w15:commentEx w15:paraId="1523C507" w15:done="0"/>
  <w15:commentEx w15:paraId="31D025F1" w15:done="0"/>
  <w15:commentEx w15:paraId="711CA524" w15:done="0"/>
  <w15:commentEx w15:paraId="0861444C" w15:done="0"/>
  <w15:commentEx w15:paraId="411B666B" w15:done="0"/>
  <w15:commentEx w15:paraId="6F150E0F" w15:done="0"/>
  <w15:commentEx w15:paraId="20A8851E" w15:done="0"/>
  <w15:commentEx w15:paraId="3B411F2F" w15:done="0"/>
  <w15:commentEx w15:paraId="3BD524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10E46" w16cex:dateUtc="2020-11-19T23:31:00Z"/>
  <w16cex:commentExtensible w16cex:durableId="2360FD02" w16cex:dateUtc="2020-11-19T22:17:00Z"/>
  <w16cex:commentExtensible w16cex:durableId="2360B898" w16cex:dateUtc="2020-11-19T17:25:00Z"/>
  <w16cex:commentExtensible w16cex:durableId="2360F2F5" w16cex:dateUtc="2020-11-19T21:34:00Z"/>
  <w16cex:commentExtensible w16cex:durableId="2360FEB7" w16cex:dateUtc="2020-11-19T22:24:00Z"/>
  <w16cex:commentExtensible w16cex:durableId="2361009A" w16cex:dateUtc="2020-11-19T22:32:00Z"/>
  <w16cex:commentExtensible w16cex:durableId="2361040D" w16cex:dateUtc="2020-11-19T22:47:00Z"/>
  <w16cex:commentExtensible w16cex:durableId="23610135" w16cex:dateUtc="2020-11-19T22:35:00Z"/>
  <w16cex:commentExtensible w16cex:durableId="236105E0" w16cex:dateUtc="2020-11-19T22:55:00Z"/>
  <w16cex:commentExtensible w16cex:durableId="2361063E" w16cex:dateUtc="2020-11-19T22:57:00Z"/>
  <w16cex:commentExtensible w16cex:durableId="23610B1B" w16cex:dateUtc="2020-11-19T23:17:00Z"/>
  <w16cex:commentExtensible w16cex:durableId="23610D67" w16cex:dateUtc="2020-11-19T23: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AD5D30D" w16cid:durableId="23610E46"/>
  <w16cid:commentId w16cid:paraId="56D27887" w16cid:durableId="2360FD02"/>
  <w16cid:commentId w16cid:paraId="5EB81F99" w16cid:durableId="2360B898"/>
  <w16cid:commentId w16cid:paraId="1523C507" w16cid:durableId="2360F2F5"/>
  <w16cid:commentId w16cid:paraId="31D025F1" w16cid:durableId="2360FEB7"/>
  <w16cid:commentId w16cid:paraId="711CA524" w16cid:durableId="2361009A"/>
  <w16cid:commentId w16cid:paraId="0861444C" w16cid:durableId="2361040D"/>
  <w16cid:commentId w16cid:paraId="411B666B" w16cid:durableId="23610135"/>
  <w16cid:commentId w16cid:paraId="6F150E0F" w16cid:durableId="236105E0"/>
  <w16cid:commentId w16cid:paraId="20A8851E" w16cid:durableId="2361063E"/>
  <w16cid:commentId w16cid:paraId="3B411F2F" w16cid:durableId="23610B1B"/>
  <w16cid:commentId w16cid:paraId="3BD524B0" w16cid:durableId="23610D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3E26FA" w14:textId="77777777" w:rsidR="00C269A5" w:rsidRDefault="00C269A5">
      <w:pPr>
        <w:spacing w:after="0" w:line="240" w:lineRule="auto"/>
      </w:pPr>
      <w:r>
        <w:separator/>
      </w:r>
    </w:p>
  </w:endnote>
  <w:endnote w:type="continuationSeparator" w:id="0">
    <w:p w14:paraId="482AC47D" w14:textId="77777777" w:rsidR="00C269A5" w:rsidRDefault="00C26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77D1D" w14:textId="77777777" w:rsidR="00870F73" w:rsidRDefault="00FC4FEA">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A0D02A" w14:textId="77777777" w:rsidR="00870F73" w:rsidRDefault="00FC4FEA">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A10E64" w14:textId="77777777" w:rsidR="00870F73" w:rsidRDefault="00FC4FEA">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02AF05" w14:textId="77777777" w:rsidR="00C269A5" w:rsidRDefault="00C269A5">
      <w:pPr>
        <w:spacing w:after="0" w:line="240" w:lineRule="auto"/>
      </w:pPr>
      <w:r>
        <w:separator/>
      </w:r>
    </w:p>
  </w:footnote>
  <w:footnote w:type="continuationSeparator" w:id="0">
    <w:p w14:paraId="663B1BCF" w14:textId="77777777" w:rsidR="00C269A5" w:rsidRDefault="00C269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E67C96"/>
    <w:multiLevelType w:val="multilevel"/>
    <w:tmpl w:val="D946CF46"/>
    <w:lvl w:ilvl="0">
      <w:start w:val="1"/>
      <w:numFmt w:val="decimal"/>
      <w:pStyle w:val="Heading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21B02BF"/>
    <w:multiLevelType w:val="hybridMultilevel"/>
    <w:tmpl w:val="F204399A"/>
    <w:lvl w:ilvl="0" w:tplc="50F67D62">
      <w:start w:val="1"/>
      <w:numFmt w:val="decimal"/>
      <w:lvlText w:val="[%1]"/>
      <w:lvlJc w:val="left"/>
      <w:pPr>
        <w:ind w:left="3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774E623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D624D8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7CB4AD70">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3A3A29A2">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AD424EB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26423F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0A3E345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3850DEAE">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ongxing Qi">
    <w15:presenceInfo w15:providerId="Windows Live" w15:userId="89df3c6fc309576d"/>
  </w15:person>
  <w15:person w15:author="Ning Shen">
    <w15:presenceInfo w15:providerId="None" w15:userId="Ning Sh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6"/>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F73"/>
    <w:rsid w:val="000F329A"/>
    <w:rsid w:val="003A2AFD"/>
    <w:rsid w:val="003A3464"/>
    <w:rsid w:val="004C3C3E"/>
    <w:rsid w:val="004F3B4E"/>
    <w:rsid w:val="00572185"/>
    <w:rsid w:val="005A715A"/>
    <w:rsid w:val="00793102"/>
    <w:rsid w:val="00857D1B"/>
    <w:rsid w:val="00870F73"/>
    <w:rsid w:val="009C6D3D"/>
    <w:rsid w:val="00A712DF"/>
    <w:rsid w:val="00B476E1"/>
    <w:rsid w:val="00C269A5"/>
    <w:rsid w:val="00C64B0E"/>
    <w:rsid w:val="00DB38A7"/>
    <w:rsid w:val="00F52F30"/>
    <w:rsid w:val="00FC4FEA"/>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8C4CB"/>
  <w15:docId w15:val="{A44FD493-1BF1-4CA8-957E-F293C230C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6" w:line="265" w:lineRule="auto"/>
      <w:ind w:left="10" w:right="949" w:hanging="10"/>
      <w:jc w:val="both"/>
    </w:pPr>
    <w:rPr>
      <w:rFonts w:ascii="Cambria" w:eastAsia="Cambria" w:hAnsi="Cambria" w:cs="Cambria"/>
      <w:color w:val="000000"/>
    </w:rPr>
  </w:style>
  <w:style w:type="paragraph" w:styleId="Heading1">
    <w:name w:val="heading 1"/>
    <w:next w:val="Normal"/>
    <w:link w:val="Heading1Char"/>
    <w:uiPriority w:val="9"/>
    <w:qFormat/>
    <w:pPr>
      <w:keepNext/>
      <w:keepLines/>
      <w:numPr>
        <w:numId w:val="2"/>
      </w:numPr>
      <w:spacing w:after="324"/>
      <w:ind w:left="10" w:hanging="10"/>
      <w:outlineLvl w:val="0"/>
    </w:pPr>
    <w:rPr>
      <w:rFonts w:ascii="Cambria" w:eastAsia="Cambria" w:hAnsi="Cambria" w:cs="Cambria"/>
      <w:b/>
      <w:color w:val="000000"/>
      <w:sz w:val="29"/>
    </w:rPr>
  </w:style>
  <w:style w:type="paragraph" w:styleId="Heading2">
    <w:name w:val="heading 2"/>
    <w:next w:val="Normal"/>
    <w:link w:val="Heading2Char"/>
    <w:uiPriority w:val="9"/>
    <w:unhideWhenUsed/>
    <w:qFormat/>
    <w:pPr>
      <w:keepNext/>
      <w:keepLines/>
      <w:numPr>
        <w:ilvl w:val="1"/>
        <w:numId w:val="2"/>
      </w:numPr>
      <w:spacing w:after="0"/>
      <w:ind w:left="10" w:right="949" w:hanging="10"/>
      <w:jc w:val="center"/>
      <w:outlineLvl w:val="1"/>
    </w:pPr>
    <w:rPr>
      <w:rFonts w:ascii="Cambria" w:eastAsia="Cambria" w:hAnsi="Cambria" w:cs="Cambria"/>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29"/>
    </w:rPr>
  </w:style>
  <w:style w:type="character" w:customStyle="1" w:styleId="Heading2Char">
    <w:name w:val="Heading 2 Char"/>
    <w:link w:val="Heading2"/>
    <w:rPr>
      <w:rFonts w:ascii="Cambria" w:eastAsia="Cambria" w:hAnsi="Cambria" w:cs="Cambria"/>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B476E1"/>
    <w:rPr>
      <w:sz w:val="16"/>
      <w:szCs w:val="16"/>
    </w:rPr>
  </w:style>
  <w:style w:type="paragraph" w:styleId="CommentText">
    <w:name w:val="annotation text"/>
    <w:basedOn w:val="Normal"/>
    <w:link w:val="CommentTextChar"/>
    <w:uiPriority w:val="99"/>
    <w:semiHidden/>
    <w:unhideWhenUsed/>
    <w:rsid w:val="00B476E1"/>
    <w:pPr>
      <w:spacing w:line="240" w:lineRule="auto"/>
    </w:pPr>
    <w:rPr>
      <w:sz w:val="20"/>
      <w:szCs w:val="20"/>
    </w:rPr>
  </w:style>
  <w:style w:type="character" w:customStyle="1" w:styleId="CommentTextChar">
    <w:name w:val="Comment Text Char"/>
    <w:basedOn w:val="DefaultParagraphFont"/>
    <w:link w:val="CommentText"/>
    <w:uiPriority w:val="99"/>
    <w:semiHidden/>
    <w:rsid w:val="00B476E1"/>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B476E1"/>
    <w:rPr>
      <w:b/>
      <w:bCs/>
    </w:rPr>
  </w:style>
  <w:style w:type="character" w:customStyle="1" w:styleId="CommentSubjectChar">
    <w:name w:val="Comment Subject Char"/>
    <w:basedOn w:val="CommentTextChar"/>
    <w:link w:val="CommentSubject"/>
    <w:uiPriority w:val="99"/>
    <w:semiHidden/>
    <w:rsid w:val="00B476E1"/>
    <w:rPr>
      <w:rFonts w:ascii="Cambria" w:eastAsia="Cambria" w:hAnsi="Cambria" w:cs="Cambria"/>
      <w:b/>
      <w:bCs/>
      <w:color w:val="000000"/>
      <w:sz w:val="20"/>
      <w:szCs w:val="20"/>
    </w:rPr>
  </w:style>
  <w:style w:type="paragraph" w:styleId="BalloonText">
    <w:name w:val="Balloon Text"/>
    <w:basedOn w:val="Normal"/>
    <w:link w:val="BalloonTextChar"/>
    <w:uiPriority w:val="99"/>
    <w:semiHidden/>
    <w:unhideWhenUsed/>
    <w:rsid w:val="00B476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76E1"/>
    <w:rPr>
      <w:rFonts w:ascii="Segoe UI" w:eastAsia="Cambria"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0.jpg"/><Relationship Id="rId18" Type="http://schemas.openxmlformats.org/officeDocument/2006/relationships/image" Target="media/image30.jpg"/><Relationship Id="rId26" Type="http://schemas.openxmlformats.org/officeDocument/2006/relationships/image" Target="media/image11.jpg"/><Relationship Id="rId39" Type="http://schemas.openxmlformats.org/officeDocument/2006/relationships/hyperlink" Target="https://doi.org/10.1177/0011000016668814" TargetMode="External"/><Relationship Id="rId21" Type="http://schemas.openxmlformats.org/officeDocument/2006/relationships/image" Target="media/image6.png"/><Relationship Id="rId34" Type="http://schemas.openxmlformats.org/officeDocument/2006/relationships/image" Target="media/image14.jpg"/><Relationship Id="rId42" Type="http://schemas.openxmlformats.org/officeDocument/2006/relationships/footer" Target="footer2.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24" Type="http://schemas.openxmlformats.org/officeDocument/2006/relationships/image" Target="media/image9.png"/><Relationship Id="rId32" Type="http://schemas.openxmlformats.org/officeDocument/2006/relationships/image" Target="media/image7.jpg"/><Relationship Id="rId37" Type="http://schemas.openxmlformats.org/officeDocument/2006/relationships/hyperlink" Target="https://doi.org/10.1177/0022146516647098" TargetMode="External"/><Relationship Id="rId40" Type="http://schemas.openxmlformats.org/officeDocument/2006/relationships/hyperlink" Target="https://doi.org/10.1177/0011000016668814" TargetMode="External"/><Relationship Id="rId45"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8.png"/><Relationship Id="rId28" Type="http://schemas.openxmlformats.org/officeDocument/2006/relationships/image" Target="media/image5.jpg"/><Relationship Id="rId36" Type="http://schemas.openxmlformats.org/officeDocument/2006/relationships/hyperlink" Target="https://onlinelibrary.wiley.com/doi/abs/10.1002/sim.2771" TargetMode="External"/><Relationship Id="rId10" Type="http://schemas.microsoft.com/office/2018/08/relationships/commentsExtensible" Target="commentsExtensible.xml"/><Relationship Id="rId19" Type="http://schemas.openxmlformats.org/officeDocument/2006/relationships/hyperlink" Target="https://github.com/NingShen1997/STAT551_Case34" TargetMode="External"/><Relationship Id="rId31" Type="http://schemas.openxmlformats.org/officeDocument/2006/relationships/image" Target="media/image6.jpg"/><Relationship Id="rId44"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15.jpg"/><Relationship Id="rId22" Type="http://schemas.openxmlformats.org/officeDocument/2006/relationships/image" Target="media/image7.png"/><Relationship Id="rId27" Type="http://schemas.openxmlformats.org/officeDocument/2006/relationships/image" Target="media/image40.jpg"/><Relationship Id="rId30" Type="http://schemas.openxmlformats.org/officeDocument/2006/relationships/image" Target="media/image13.jpg"/><Relationship Id="rId35" Type="http://schemas.openxmlformats.org/officeDocument/2006/relationships/hyperlink" Target="https://onlinelibrary.wiley.com/doi/abs/10.1002/sim.2771" TargetMode="External"/><Relationship Id="rId43" Type="http://schemas.openxmlformats.org/officeDocument/2006/relationships/footer" Target="footer3.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20.jpg"/><Relationship Id="rId25" Type="http://schemas.openxmlformats.org/officeDocument/2006/relationships/image" Target="media/image10.jpg"/><Relationship Id="rId33" Type="http://schemas.openxmlformats.org/officeDocument/2006/relationships/hyperlink" Target="https://github.com/NingShen1997/STAT551_Case34" TargetMode="External"/><Relationship Id="rId38" Type="http://schemas.openxmlformats.org/officeDocument/2006/relationships/hyperlink" Target="https://doi.org/10.1177/0022146516647098" TargetMode="External"/><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9</Pages>
  <Words>2496</Words>
  <Characters>14228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Hongxing Qi</dc:creator>
  <cp:keywords/>
  <cp:lastModifiedBy>Ning Shen</cp:lastModifiedBy>
  <cp:revision>8</cp:revision>
  <dcterms:created xsi:type="dcterms:W3CDTF">2020-11-17T19:15:00Z</dcterms:created>
  <dcterms:modified xsi:type="dcterms:W3CDTF">2020-11-22T04:37:00Z</dcterms:modified>
</cp:coreProperties>
</file>